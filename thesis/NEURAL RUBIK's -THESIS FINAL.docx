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AD014" w14:textId="49743FFC" w:rsidR="006F33CD" w:rsidRPr="00373268" w:rsidRDefault="006F33CD" w:rsidP="00373268">
      <w:pPr>
        <w:rPr>
          <w:rStyle w:val="PlaceholderText"/>
          <w:rFonts w:ascii="Times New Roman" w:eastAsiaTheme="minorEastAsia" w:hAnsi="Times New Roman" w:cs="Times New Roman"/>
          <w:b/>
          <w:bCs/>
          <w:caps/>
          <w:spacing w:val="5"/>
          <w:sz w:val="28"/>
          <w:szCs w:val="28"/>
        </w:rPr>
      </w:pPr>
    </w:p>
    <w:p w14:paraId="0BC771EE" w14:textId="7D6A6098"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75089CB4" w14:textId="66709E66"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3F795BC8" w14:textId="2DC2D43C"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2654CDB3" w14:textId="1E6425F2"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03106732" w14:textId="77777777" w:rsidR="007B7A46" w:rsidRPr="00373268" w:rsidRDefault="007B7A46" w:rsidP="00373268">
      <w:pPr>
        <w:rPr>
          <w:rStyle w:val="PlaceholderText"/>
          <w:rFonts w:ascii="Times New Roman" w:eastAsiaTheme="minorEastAsia" w:hAnsi="Times New Roman" w:cs="Times New Roman"/>
          <w:b/>
          <w:bCs/>
          <w:caps/>
          <w:spacing w:val="5"/>
          <w:sz w:val="28"/>
          <w:szCs w:val="28"/>
        </w:rPr>
      </w:pPr>
    </w:p>
    <w:p w14:paraId="01D34BEE" w14:textId="77777777" w:rsidR="007C213C" w:rsidRPr="00373268" w:rsidRDefault="001B20A0" w:rsidP="00373268">
      <w:pPr>
        <w:autoSpaceDE w:val="0"/>
        <w:autoSpaceDN w:val="0"/>
        <w:adjustRightInd w:val="0"/>
        <w:spacing w:line="276" w:lineRule="auto"/>
        <w:jc w:val="center"/>
        <w:rPr>
          <w:rStyle w:val="PlaceholderText"/>
          <w:rFonts w:ascii="Times New Roman" w:eastAsiaTheme="minorEastAsia" w:hAnsi="Times New Roman" w:cs="Times New Roman"/>
          <w:b/>
          <w:bCs/>
          <w:caps/>
          <w:color w:val="auto"/>
          <w:spacing w:val="5"/>
          <w:sz w:val="28"/>
          <w:szCs w:val="28"/>
        </w:rPr>
      </w:pPr>
      <w:r w:rsidRPr="00373268">
        <w:rPr>
          <w:rStyle w:val="PlaceholderText"/>
          <w:rFonts w:ascii="Times New Roman" w:eastAsiaTheme="minorEastAsia" w:hAnsi="Times New Roman" w:cs="Times New Roman"/>
          <w:b/>
          <w:bCs/>
          <w:caps/>
          <w:color w:val="auto"/>
          <w:spacing w:val="5"/>
          <w:sz w:val="28"/>
          <w:szCs w:val="28"/>
        </w:rPr>
        <w:t>NE</w:t>
      </w:r>
      <w:r w:rsidR="007C213C" w:rsidRPr="00373268">
        <w:rPr>
          <w:rStyle w:val="PlaceholderText"/>
          <w:rFonts w:ascii="Times New Roman" w:eastAsiaTheme="minorEastAsia" w:hAnsi="Times New Roman" w:cs="Times New Roman"/>
          <w:b/>
          <w:bCs/>
          <w:caps/>
          <w:color w:val="auto"/>
          <w:spacing w:val="5"/>
          <w:sz w:val="28"/>
          <w:szCs w:val="28"/>
        </w:rPr>
        <w:t>U</w:t>
      </w:r>
      <w:r w:rsidRPr="00373268">
        <w:rPr>
          <w:rStyle w:val="PlaceholderText"/>
          <w:rFonts w:ascii="Times New Roman" w:eastAsiaTheme="minorEastAsia" w:hAnsi="Times New Roman" w:cs="Times New Roman"/>
          <w:b/>
          <w:bCs/>
          <w:caps/>
          <w:color w:val="auto"/>
          <w:spacing w:val="5"/>
          <w:sz w:val="28"/>
          <w:szCs w:val="28"/>
        </w:rPr>
        <w:t>RAL RUBIK’S – SOLVING RUBIK’S CUBE USING NEURAL NETWORK</w:t>
      </w:r>
    </w:p>
    <w:p w14:paraId="19325FEA" w14:textId="78FC4AED" w:rsidR="001B20A0" w:rsidRPr="00373268" w:rsidRDefault="001B20A0" w:rsidP="00373268">
      <w:pPr>
        <w:autoSpaceDE w:val="0"/>
        <w:autoSpaceDN w:val="0"/>
        <w:adjustRightInd w:val="0"/>
        <w:spacing w:line="276" w:lineRule="auto"/>
        <w:jc w:val="center"/>
        <w:rPr>
          <w:rFonts w:ascii="Times New Roman" w:eastAsiaTheme="majorEastAsia" w:hAnsi="Times New Roman" w:cs="Times New Roman"/>
          <w:b/>
          <w:caps/>
          <w:spacing w:val="5"/>
          <w:kern w:val="28"/>
          <w:sz w:val="28"/>
          <w:szCs w:val="28"/>
          <w:u w:val="single"/>
        </w:rPr>
      </w:pPr>
      <w:r w:rsidRPr="00373268">
        <w:rPr>
          <w:rStyle w:val="PlaceholderText"/>
          <w:rFonts w:ascii="Times New Roman" w:eastAsiaTheme="minorEastAsia" w:hAnsi="Times New Roman" w:cs="Times New Roman"/>
          <w:b/>
          <w:bCs/>
          <w:caps/>
          <w:color w:val="auto"/>
          <w:spacing w:val="5"/>
          <w:sz w:val="28"/>
          <w:szCs w:val="28"/>
        </w:rPr>
        <w:t>(HEURISTIC LEARNING)</w:t>
      </w:r>
    </w:p>
    <w:p w14:paraId="3C9648C2"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C720F85"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ECA415F"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603AD49E" w14:textId="77777777" w:rsidR="001B20A0" w:rsidRPr="00373268" w:rsidRDefault="001B20A0" w:rsidP="00373268">
      <w:pPr>
        <w:spacing w:after="240"/>
        <w:jc w:val="center"/>
        <w:rPr>
          <w:rFonts w:ascii="Times New Roman" w:hAnsi="Times New Roman" w:cs="Times New Roman"/>
          <w:b/>
          <w:bCs/>
          <w:caps/>
          <w:spacing w:val="5"/>
          <w:sz w:val="28"/>
          <w:szCs w:val="28"/>
        </w:rPr>
      </w:pPr>
    </w:p>
    <w:p w14:paraId="4BFB9C05" w14:textId="77777777" w:rsidR="001B20A0" w:rsidRPr="00373268" w:rsidRDefault="001B20A0" w:rsidP="00373268">
      <w:pPr>
        <w:spacing w:after="240"/>
        <w:jc w:val="center"/>
        <w:rPr>
          <w:rStyle w:val="Style1"/>
          <w:rFonts w:cs="Times New Roman"/>
        </w:rPr>
      </w:pPr>
      <w:r w:rsidRPr="00373268">
        <w:rPr>
          <w:rStyle w:val="Style1"/>
          <w:rFonts w:cs="Times New Roman"/>
        </w:rPr>
        <w:t>Gunasegarran magadevan</w:t>
      </w:r>
    </w:p>
    <w:p w14:paraId="0E9D57DE" w14:textId="77777777" w:rsidR="001B20A0" w:rsidRPr="00373268" w:rsidRDefault="001B20A0" w:rsidP="00373268">
      <w:pPr>
        <w:spacing w:after="240"/>
        <w:jc w:val="center"/>
        <w:rPr>
          <w:rFonts w:ascii="Times New Roman" w:hAnsi="Times New Roman" w:cs="Times New Roman"/>
          <w:b/>
          <w:bCs/>
          <w:caps/>
          <w:spacing w:val="5"/>
          <w:sz w:val="40"/>
          <w:szCs w:val="40"/>
        </w:rPr>
      </w:pPr>
    </w:p>
    <w:p w14:paraId="45409047" w14:textId="77777777" w:rsidR="001B20A0" w:rsidRPr="00373268" w:rsidRDefault="001B20A0" w:rsidP="00373268">
      <w:pPr>
        <w:spacing w:after="240"/>
        <w:jc w:val="center"/>
        <w:rPr>
          <w:rFonts w:ascii="Times New Roman" w:hAnsi="Times New Roman" w:cs="Times New Roman"/>
          <w:b/>
          <w:bCs/>
          <w:caps/>
          <w:spacing w:val="5"/>
          <w:sz w:val="40"/>
          <w:szCs w:val="40"/>
        </w:rPr>
      </w:pPr>
    </w:p>
    <w:p w14:paraId="6892F927" w14:textId="503AD783" w:rsidR="001B20A0" w:rsidRPr="00373268" w:rsidRDefault="001B20A0" w:rsidP="00373268">
      <w:pPr>
        <w:jc w:val="center"/>
        <w:rPr>
          <w:rStyle w:val="Style1"/>
          <w:rFonts w:cs="Times New Roman"/>
        </w:rPr>
      </w:pPr>
      <w:r w:rsidRPr="00373268">
        <w:rPr>
          <w:rStyle w:val="Style1"/>
          <w:rFonts w:cs="Times New Roman"/>
        </w:rPr>
        <w:t>Thesis submitted in FULFILMENT OF the requirEmentS FOR the degree of MASTER OF DATA SCIENCE</w:t>
      </w:r>
    </w:p>
    <w:p w14:paraId="4CFDB924" w14:textId="3CB47950" w:rsidR="007B7A46" w:rsidRPr="00373268" w:rsidRDefault="007B7A46" w:rsidP="00373268">
      <w:pPr>
        <w:spacing w:after="240"/>
        <w:jc w:val="center"/>
        <w:rPr>
          <w:rStyle w:val="Style1"/>
          <w:rFonts w:cs="Times New Roman"/>
        </w:rPr>
      </w:pPr>
    </w:p>
    <w:p w14:paraId="729EC6BB" w14:textId="77777777" w:rsidR="007B7A46" w:rsidRPr="00373268" w:rsidRDefault="007B7A46" w:rsidP="00373268">
      <w:pPr>
        <w:spacing w:after="240"/>
        <w:jc w:val="center"/>
        <w:rPr>
          <w:rStyle w:val="Style1"/>
          <w:rFonts w:cs="Times New Roman"/>
        </w:rPr>
      </w:pPr>
    </w:p>
    <w:p w14:paraId="696D3385" w14:textId="77777777" w:rsidR="001B20A0" w:rsidRPr="00373268" w:rsidRDefault="001B20A0" w:rsidP="00373268">
      <w:pPr>
        <w:jc w:val="center"/>
        <w:rPr>
          <w:rStyle w:val="BookTitle"/>
          <w:rFonts w:ascii="Times New Roman" w:hAnsi="Times New Roman" w:cs="Times New Roman"/>
          <w:b w:val="0"/>
          <w:bCs w:val="0"/>
          <w:sz w:val="28"/>
          <w:szCs w:val="30"/>
        </w:rPr>
      </w:pPr>
      <w:r w:rsidRPr="00373268">
        <w:rPr>
          <w:rStyle w:val="Style1"/>
          <w:rFonts w:cs="Times New Roman"/>
        </w:rPr>
        <w:t>faculty of computer science and information technology</w:t>
      </w:r>
    </w:p>
    <w:p w14:paraId="1D5E53CE" w14:textId="77777777" w:rsidR="001B20A0" w:rsidRPr="00373268" w:rsidRDefault="001B20A0" w:rsidP="00373268">
      <w:pPr>
        <w:jc w:val="center"/>
        <w:rPr>
          <w:rStyle w:val="BookTitle"/>
          <w:rFonts w:ascii="Times New Roman" w:hAnsi="Times New Roman" w:cs="Times New Roman"/>
          <w:b w:val="0"/>
          <w:bCs w:val="0"/>
          <w:sz w:val="28"/>
          <w:szCs w:val="28"/>
        </w:rPr>
      </w:pPr>
      <w:r w:rsidRPr="00373268">
        <w:rPr>
          <w:rStyle w:val="BookTitle"/>
          <w:rFonts w:ascii="Times New Roman" w:hAnsi="Times New Roman" w:cs="Times New Roman"/>
          <w:sz w:val="28"/>
          <w:szCs w:val="28"/>
        </w:rPr>
        <w:t>UNIVERSITY OF MALAYA</w:t>
      </w:r>
    </w:p>
    <w:p w14:paraId="46C1BB2F" w14:textId="77777777" w:rsidR="001B20A0" w:rsidRPr="00373268" w:rsidRDefault="001B20A0" w:rsidP="00373268">
      <w:pPr>
        <w:jc w:val="center"/>
        <w:rPr>
          <w:rStyle w:val="BookTitle"/>
          <w:rFonts w:ascii="Times New Roman" w:hAnsi="Times New Roman" w:cs="Times New Roman"/>
          <w:b w:val="0"/>
          <w:bCs w:val="0"/>
          <w:sz w:val="28"/>
          <w:szCs w:val="28"/>
        </w:rPr>
      </w:pPr>
      <w:r w:rsidRPr="00373268">
        <w:rPr>
          <w:rStyle w:val="BookTitle"/>
          <w:rFonts w:ascii="Times New Roman" w:hAnsi="Times New Roman" w:cs="Times New Roman"/>
          <w:sz w:val="28"/>
          <w:szCs w:val="28"/>
        </w:rPr>
        <w:t>Kuala lumpur</w:t>
      </w:r>
    </w:p>
    <w:p w14:paraId="1136E081" w14:textId="77777777" w:rsidR="001B20A0" w:rsidRPr="00373268" w:rsidRDefault="001B20A0" w:rsidP="00373268">
      <w:pPr>
        <w:jc w:val="center"/>
        <w:rPr>
          <w:rStyle w:val="Style1"/>
          <w:rFonts w:cs="Times New Roman"/>
        </w:rPr>
      </w:pPr>
    </w:p>
    <w:p w14:paraId="014F73F5" w14:textId="77777777" w:rsidR="001B20A0" w:rsidRPr="00373268" w:rsidRDefault="001B20A0" w:rsidP="00373268">
      <w:pPr>
        <w:jc w:val="center"/>
        <w:rPr>
          <w:rStyle w:val="Style1"/>
          <w:rFonts w:cs="Times New Roman"/>
        </w:rPr>
      </w:pPr>
    </w:p>
    <w:p w14:paraId="60202F3B" w14:textId="77777777" w:rsidR="001B20A0" w:rsidRPr="00373268" w:rsidRDefault="001B20A0" w:rsidP="00373268">
      <w:pPr>
        <w:jc w:val="center"/>
        <w:rPr>
          <w:rFonts w:ascii="Times New Roman" w:hAnsi="Times New Roman" w:cs="Times New Roman"/>
          <w:b/>
          <w:sz w:val="28"/>
          <w:szCs w:val="28"/>
        </w:rPr>
      </w:pPr>
      <w:r w:rsidRPr="00373268">
        <w:rPr>
          <w:rFonts w:ascii="Times New Roman" w:hAnsi="Times New Roman" w:cs="Times New Roman"/>
          <w:b/>
          <w:caps/>
          <w:sz w:val="28"/>
          <w:szCs w:val="28"/>
        </w:rPr>
        <w:t>2019</w:t>
      </w:r>
    </w:p>
    <w:p w14:paraId="4B045D7C" w14:textId="12262679" w:rsidR="003C4A47" w:rsidRPr="00373268" w:rsidRDefault="003C4A47" w:rsidP="00373268">
      <w:pPr>
        <w:rPr>
          <w:lang w:val="en-US"/>
        </w:rPr>
      </w:pPr>
    </w:p>
    <w:p w14:paraId="5C9EA77A" w14:textId="77777777" w:rsidR="003C4A47" w:rsidRPr="00373268" w:rsidRDefault="003C4A47" w:rsidP="00373268">
      <w:pPr>
        <w:rPr>
          <w:lang w:val="en-US"/>
        </w:rPr>
      </w:pPr>
    </w:p>
    <w:p w14:paraId="25342C69" w14:textId="5D987E0D" w:rsidR="003C4A47" w:rsidRPr="006D7272" w:rsidRDefault="003C4A47" w:rsidP="00373268">
      <w:pPr>
        <w:rPr>
          <w:rFonts w:ascii="Times New Roman" w:hAnsi="Times New Roman" w:cs="Times New Roman"/>
          <w:lang w:val="en-US"/>
        </w:rPr>
      </w:pPr>
    </w:p>
    <w:p w14:paraId="3E28B01F" w14:textId="39F96CEE" w:rsidR="003C4A47" w:rsidRPr="00373268" w:rsidRDefault="003C4A47" w:rsidP="00373268">
      <w:pPr>
        <w:rPr>
          <w:rFonts w:ascii="Times New Roman" w:hAnsi="Times New Roman" w:cs="Times New Roman"/>
          <w:lang w:val="en-US"/>
        </w:rPr>
      </w:pPr>
    </w:p>
    <w:p w14:paraId="30D4ADDE" w14:textId="77777777" w:rsidR="003C4A47" w:rsidRPr="00373268" w:rsidRDefault="003C4A47" w:rsidP="00373268">
      <w:pPr>
        <w:rPr>
          <w:rFonts w:ascii="Times New Roman" w:hAnsi="Times New Roman" w:cs="Times New Roman"/>
          <w:lang w:val="en-US"/>
        </w:rPr>
      </w:pPr>
    </w:p>
    <w:p w14:paraId="0AB72820" w14:textId="77777777" w:rsidR="003C4A47" w:rsidRPr="00373268" w:rsidRDefault="003C4A47" w:rsidP="00373268">
      <w:pPr>
        <w:rPr>
          <w:rFonts w:asciiTheme="majorBidi" w:hAnsiTheme="majorBidi"/>
          <w:b/>
          <w:bCs/>
          <w:szCs w:val="22"/>
          <w:lang w:val="en-US"/>
        </w:rPr>
      </w:pPr>
      <w:r w:rsidRPr="00373268">
        <w:rPr>
          <w:b/>
          <w:bCs/>
        </w:rPr>
        <w:br w:type="page"/>
      </w:r>
    </w:p>
    <w:p w14:paraId="179EC0BA" w14:textId="4D8BE403" w:rsidR="00DE018F" w:rsidRPr="00373268" w:rsidRDefault="00DE018F" w:rsidP="00373268">
      <w:pPr>
        <w:pStyle w:val="Equations"/>
        <w:jc w:val="center"/>
        <w:rPr>
          <w:rFonts w:eastAsiaTheme="minorHAnsi"/>
        </w:rPr>
      </w:pPr>
      <w:r w:rsidRPr="00373268">
        <w:rPr>
          <w:rFonts w:eastAsiaTheme="minorHAnsi"/>
        </w:rPr>
        <w:lastRenderedPageBreak/>
        <w:t>UNIVERSITY OF MALAYA</w:t>
      </w:r>
    </w:p>
    <w:p w14:paraId="21A53EA0" w14:textId="089DB123" w:rsidR="0050128B" w:rsidRPr="00373268" w:rsidRDefault="00A943B9" w:rsidP="00373268">
      <w:pPr>
        <w:pStyle w:val="Heading1"/>
        <w:spacing w:line="276" w:lineRule="auto"/>
        <w:contextualSpacing/>
        <w:rPr>
          <w:lang w:val="en-US"/>
        </w:rPr>
      </w:pPr>
      <w:bookmarkStart w:id="0" w:name="_Toc9461153"/>
      <w:bookmarkStart w:id="1" w:name="_Toc15157410"/>
      <w:r w:rsidRPr="006D7272">
        <w:rPr>
          <w:lang w:val="en-US"/>
        </w:rPr>
        <w:t>ORIGINAL LITER</w:t>
      </w:r>
      <w:r w:rsidR="0050433A" w:rsidRPr="00373268">
        <w:rPr>
          <w:lang w:val="en-US"/>
        </w:rPr>
        <w:t>ARY WORK DECLARATION</w:t>
      </w:r>
      <w:bookmarkEnd w:id="0"/>
      <w:bookmarkEnd w:id="1"/>
    </w:p>
    <w:p w14:paraId="5F82DDB6" w14:textId="77777777" w:rsidR="00EE7A16" w:rsidRPr="00373268" w:rsidRDefault="00EE7A16" w:rsidP="00373268">
      <w:pPr>
        <w:spacing w:line="276" w:lineRule="auto"/>
        <w:rPr>
          <w:rFonts w:ascii="Times New Roman" w:hAnsi="Times New Roman" w:cs="Times New Roman"/>
          <w:lang w:val="en-US"/>
        </w:rPr>
      </w:pPr>
    </w:p>
    <w:p w14:paraId="35CAF214" w14:textId="77777777" w:rsidR="00290CE3" w:rsidRPr="007A5CED" w:rsidRDefault="00290CE3" w:rsidP="00373268">
      <w:pPr>
        <w:spacing w:line="276" w:lineRule="auto"/>
        <w:rPr>
          <w:rFonts w:ascii="Times New Roman" w:hAnsi="Times New Roman" w:cs="Times New Roman"/>
          <w:lang w:val="en-US"/>
        </w:rPr>
      </w:pPr>
    </w:p>
    <w:p w14:paraId="0D6AF7BC" w14:textId="34F18C73"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Name of Candidate: Gunasegarran Magadevan     (I.C/Passport No:  920630146453 )</w:t>
      </w:r>
    </w:p>
    <w:p w14:paraId="5BAEAC61" w14:textId="0788D33F"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Matric No: WQD170002                                  </w:t>
      </w:r>
    </w:p>
    <w:p w14:paraId="5717F135" w14:textId="7E6FE305"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Name of Degree: Master of Data Science</w:t>
      </w:r>
    </w:p>
    <w:p w14:paraId="69EDCA43" w14:textId="5564501D" w:rsidR="00290CE3" w:rsidRPr="007A5CED" w:rsidRDefault="003D6455" w:rsidP="00373268">
      <w:pPr>
        <w:pStyle w:val="Equations"/>
        <w:rPr>
          <w:rFonts w:ascii="Times New Roman" w:eastAsia="Times New Roman" w:hAnsi="Times New Roman" w:cs="Times New Roman"/>
          <w:b w:val="0"/>
          <w:bCs/>
          <w:szCs w:val="24"/>
        </w:rPr>
      </w:pPr>
      <w:r w:rsidRPr="007A5CED">
        <w:rPr>
          <w:rFonts w:ascii="Times New Roman" w:eastAsiaTheme="minorHAnsi" w:hAnsi="Times New Roman" w:cs="Times New Roman"/>
          <w:b w:val="0"/>
          <w:bCs/>
          <w:szCs w:val="24"/>
        </w:rPr>
        <w:t>Title of Project Paper/Research Report/Dissertation/Thesis (“this Work”):</w:t>
      </w:r>
    </w:p>
    <w:p w14:paraId="5F4ABB84" w14:textId="6275596F" w:rsidR="002761FD" w:rsidRPr="007A5CED" w:rsidRDefault="002761FD" w:rsidP="00373268">
      <w:pPr>
        <w:spacing w:before="100" w:beforeAutospacing="1" w:after="100" w:afterAutospacing="1" w:line="276" w:lineRule="auto"/>
        <w:ind w:left="284"/>
        <w:contextualSpacing/>
        <w:rPr>
          <w:rFonts w:ascii="Times New Roman" w:eastAsia="Times New Roman" w:hAnsi="Times New Roman" w:cs="Times New Roman"/>
          <w:b/>
          <w:bCs/>
        </w:rPr>
      </w:pPr>
      <w:r w:rsidRPr="007A5CED">
        <w:rPr>
          <w:rFonts w:ascii="Times New Roman" w:eastAsia="Times New Roman" w:hAnsi="Times New Roman" w:cs="Times New Roman"/>
          <w:b/>
          <w:bCs/>
        </w:rPr>
        <w:t>NEURAL RUBIK’S – SOLVING RUBIK’S CUBE USING NEURAL NETWORK (HEURISTIC LEARNING)</w:t>
      </w:r>
    </w:p>
    <w:p w14:paraId="4AF4E325" w14:textId="77777777" w:rsidR="00290CE3" w:rsidRPr="007A5CED" w:rsidRDefault="00290CE3" w:rsidP="00373268">
      <w:pPr>
        <w:spacing w:before="100" w:beforeAutospacing="1" w:after="100" w:afterAutospacing="1" w:line="276" w:lineRule="auto"/>
        <w:contextualSpacing/>
        <w:rPr>
          <w:rFonts w:ascii="Times New Roman" w:eastAsia="Times New Roman" w:hAnsi="Times New Roman" w:cs="Times New Roman"/>
          <w:b/>
          <w:bCs/>
        </w:rPr>
      </w:pPr>
    </w:p>
    <w:p w14:paraId="210506B5" w14:textId="77777777" w:rsidR="002761FD" w:rsidRPr="007A5CED" w:rsidRDefault="002761FD" w:rsidP="00373268">
      <w:pPr>
        <w:spacing w:before="100" w:beforeAutospacing="1" w:after="100" w:afterAutospacing="1" w:line="276" w:lineRule="auto"/>
        <w:ind w:firstLine="284"/>
        <w:contextualSpacing/>
        <w:jc w:val="both"/>
        <w:rPr>
          <w:rFonts w:ascii="Times New Roman" w:eastAsia="Times New Roman" w:hAnsi="Times New Roman" w:cs="Times New Roman"/>
        </w:rPr>
      </w:pPr>
      <w:r w:rsidRPr="007A5CED">
        <w:rPr>
          <w:rFonts w:ascii="Times New Roman" w:eastAsia="Times New Roman" w:hAnsi="Times New Roman" w:cs="Times New Roman"/>
        </w:rPr>
        <w:t>Field of Study: Neural Network (Heuristic Learning)</w:t>
      </w:r>
    </w:p>
    <w:p w14:paraId="1ABEDAE3" w14:textId="77777777"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    I do solemnly and sincerely declare that:</w:t>
      </w:r>
    </w:p>
    <w:p w14:paraId="26DFF4CF" w14:textId="77777777"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am the sole author/writer of this Work;</w:t>
      </w:r>
    </w:p>
    <w:p w14:paraId="78BF6178" w14:textId="77777777"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This Work is original;</w:t>
      </w:r>
    </w:p>
    <w:p w14:paraId="610B223E" w14:textId="012C3FA8"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Any use of any work in which copyright exists was done by way of fair dealing and for permitted purposes and any excerpt or extract from, or reference to or reproduction of any copyright</w:t>
      </w:r>
      <w:r w:rsidR="00E93686">
        <w:rPr>
          <w:rFonts w:ascii="Times New Roman" w:eastAsiaTheme="minorHAnsi" w:hAnsi="Times New Roman" w:cs="Times New Roman"/>
          <w:b w:val="0"/>
          <w:bCs/>
          <w:szCs w:val="24"/>
        </w:rPr>
        <w:t>ed</w:t>
      </w:r>
      <w:r w:rsidRPr="007A5CED">
        <w:rPr>
          <w:rFonts w:ascii="Times New Roman" w:eastAsiaTheme="minorHAnsi" w:hAnsi="Times New Roman" w:cs="Times New Roman"/>
          <w:b w:val="0"/>
          <w:bCs/>
          <w:szCs w:val="24"/>
        </w:rPr>
        <w:t xml:space="preserve"> work has been disclosed expressly and sufficiently and the title of the Work and its authorship have been acknowledged in this Work;</w:t>
      </w:r>
    </w:p>
    <w:p w14:paraId="032D82DD" w14:textId="1992BA71"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do not have any actual knowledge nor do I ought reasonably to know that the making of this work constitutes an infringement of any copyright</w:t>
      </w:r>
      <w:r w:rsidR="00E93686">
        <w:rPr>
          <w:rFonts w:ascii="Times New Roman" w:eastAsiaTheme="minorHAnsi" w:hAnsi="Times New Roman" w:cs="Times New Roman"/>
          <w:b w:val="0"/>
          <w:bCs/>
          <w:szCs w:val="24"/>
        </w:rPr>
        <w:t>ed</w:t>
      </w:r>
      <w:r w:rsidRPr="007A5CED">
        <w:rPr>
          <w:rFonts w:ascii="Times New Roman" w:eastAsiaTheme="minorHAnsi" w:hAnsi="Times New Roman" w:cs="Times New Roman"/>
          <w:b w:val="0"/>
          <w:bCs/>
          <w:szCs w:val="24"/>
        </w:rPr>
        <w:t xml:space="preserve"> work;</w:t>
      </w:r>
    </w:p>
    <w:p w14:paraId="0401FFB4" w14:textId="6BD5683D" w:rsidR="003D6455" w:rsidRPr="007A5CED" w:rsidRDefault="003D6455" w:rsidP="00373268">
      <w:pPr>
        <w:pStyle w:val="Equations"/>
        <w:numPr>
          <w:ilvl w:val="0"/>
          <w:numId w:val="63"/>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I hereby assign all and every right in the copyright to this Work to the University of Malaya (“UM”), who henceforth shall be owner of the copyright in this Work and that any reproduction or use in any form or by any means whatsoever is prohibited without the written consent of UM having been first had and obtained;</w:t>
      </w:r>
    </w:p>
    <w:p w14:paraId="017FAD84" w14:textId="10146B42" w:rsidR="00290CE3" w:rsidRPr="001F1829" w:rsidRDefault="003D6455" w:rsidP="00373268">
      <w:pPr>
        <w:pStyle w:val="Equations"/>
        <w:numPr>
          <w:ilvl w:val="0"/>
          <w:numId w:val="63"/>
        </w:numPr>
        <w:spacing w:line="240" w:lineRule="auto"/>
        <w:ind w:left="993" w:hanging="502"/>
        <w:rPr>
          <w:rFonts w:ascii="Times New Roman" w:eastAsia="Times New Roman" w:hAnsi="Times New Roman" w:cs="Times New Roman"/>
          <w:b w:val="0"/>
          <w:bCs/>
          <w:szCs w:val="24"/>
        </w:rPr>
      </w:pPr>
      <w:r w:rsidRPr="007A5CED">
        <w:rPr>
          <w:rFonts w:ascii="Times New Roman" w:eastAsiaTheme="minorHAnsi" w:hAnsi="Times New Roman" w:cs="Times New Roman"/>
          <w:b w:val="0"/>
          <w:bCs/>
          <w:szCs w:val="24"/>
        </w:rPr>
        <w:t>I am fully aware that if in the course of making this Work I have infringed any copyright whether intentionally or otherwise, I may be subject to legal action or any other action as may be determined by UM.</w:t>
      </w:r>
    </w:p>
    <w:p w14:paraId="551C3177" w14:textId="4FF5A7ED" w:rsidR="002761FD" w:rsidRPr="007A5CED" w:rsidRDefault="002761FD" w:rsidP="00373268">
      <w:pPr>
        <w:spacing w:before="100" w:beforeAutospacing="1" w:after="100" w:afterAutospacing="1" w:line="276" w:lineRule="auto"/>
        <w:ind w:left="720" w:firstLine="720"/>
        <w:contextualSpacing/>
        <w:rPr>
          <w:rFonts w:ascii="Times New Roman" w:eastAsia="Times New Roman" w:hAnsi="Times New Roman" w:cs="Times New Roman"/>
        </w:rPr>
      </w:pPr>
      <w:r w:rsidRPr="006D7272">
        <w:rPr>
          <w:rFonts w:ascii="Times New Roman" w:eastAsia="Times New Roman" w:hAnsi="Times New Roman" w:cs="Times New Roman"/>
        </w:rPr>
        <w:t>Candidature’s Signature</w:t>
      </w:r>
      <w:r w:rsidR="00F27003" w:rsidRPr="007A5CED">
        <w:rPr>
          <w:rFonts w:ascii="Times New Roman" w:eastAsia="Times New Roman" w:hAnsi="Times New Roman" w:cs="Times New Roman"/>
        </w:rPr>
        <w:tab/>
      </w:r>
      <w:r w:rsidR="00F27003" w:rsidRPr="007A5CED">
        <w:rPr>
          <w:rFonts w:ascii="Times New Roman" w:eastAsia="Times New Roman" w:hAnsi="Times New Roman" w:cs="Times New Roman"/>
        </w:rPr>
        <w:tab/>
      </w:r>
      <w:r w:rsidR="00752DA7" w:rsidRPr="007A5CED">
        <w:rPr>
          <w:rFonts w:ascii="Times New Roman" w:eastAsia="Times New Roman" w:hAnsi="Times New Roman" w:cs="Times New Roman"/>
        </w:rPr>
        <w:tab/>
      </w:r>
      <w:r w:rsidR="00752DA7" w:rsidRPr="007A5CED">
        <w:rPr>
          <w:rFonts w:ascii="Times New Roman" w:eastAsia="Times New Roman" w:hAnsi="Times New Roman" w:cs="Times New Roman"/>
        </w:rPr>
        <w:tab/>
        <w:t xml:space="preserve">Date: </w:t>
      </w:r>
      <w:r w:rsidR="002745CA">
        <w:rPr>
          <w:rFonts w:ascii="Times New Roman" w:eastAsia="Times New Roman" w:hAnsi="Times New Roman" w:cs="Times New Roman"/>
        </w:rPr>
        <w:t>2</w:t>
      </w:r>
      <w:r w:rsidR="00752DA7" w:rsidRPr="007A5CED">
        <w:rPr>
          <w:rFonts w:ascii="Times New Roman" w:eastAsia="Times New Roman" w:hAnsi="Times New Roman" w:cs="Times New Roman"/>
        </w:rPr>
        <w:t xml:space="preserve"> </w:t>
      </w:r>
      <w:r w:rsidR="004F31C4">
        <w:rPr>
          <w:rFonts w:ascii="Times New Roman" w:eastAsia="Times New Roman" w:hAnsi="Times New Roman" w:cs="Times New Roman"/>
        </w:rPr>
        <w:t>August</w:t>
      </w:r>
      <w:r w:rsidR="004F31C4" w:rsidRPr="007A5CED">
        <w:rPr>
          <w:rFonts w:ascii="Times New Roman" w:eastAsia="Times New Roman" w:hAnsi="Times New Roman" w:cs="Times New Roman"/>
        </w:rPr>
        <w:t xml:space="preserve"> </w:t>
      </w:r>
      <w:r w:rsidR="00752DA7" w:rsidRPr="007A5CED">
        <w:rPr>
          <w:rFonts w:ascii="Times New Roman" w:eastAsia="Times New Roman" w:hAnsi="Times New Roman" w:cs="Times New Roman"/>
        </w:rPr>
        <w:t>2019</w:t>
      </w:r>
    </w:p>
    <w:p w14:paraId="395B6032" w14:textId="77777777"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461F1A23" w14:textId="00AB7B32"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4DA1EE34" w14:textId="77777777" w:rsidR="002C05B8" w:rsidRPr="007A5CED" w:rsidRDefault="002C05B8" w:rsidP="00373268">
      <w:pPr>
        <w:spacing w:before="100" w:beforeAutospacing="1" w:after="100" w:afterAutospacing="1" w:line="276" w:lineRule="auto"/>
        <w:contextualSpacing/>
        <w:rPr>
          <w:rFonts w:ascii="Times New Roman" w:eastAsia="Times New Roman" w:hAnsi="Times New Roman" w:cs="Times New Roman"/>
        </w:rPr>
      </w:pPr>
    </w:p>
    <w:p w14:paraId="45BB74EC" w14:textId="0600D675" w:rsidR="0023051B"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 xml:space="preserve">Subscribed and solemnly declared before, </w:t>
      </w:r>
    </w:p>
    <w:p w14:paraId="74AB6489" w14:textId="19D1D70F" w:rsidR="00290CE3" w:rsidRPr="007A5CED" w:rsidRDefault="00290CE3" w:rsidP="00373268">
      <w:pPr>
        <w:spacing w:before="100" w:beforeAutospacing="1" w:after="100" w:afterAutospacing="1" w:line="276" w:lineRule="auto"/>
        <w:contextualSpacing/>
        <w:rPr>
          <w:rFonts w:ascii="Times New Roman" w:eastAsia="Times New Roman" w:hAnsi="Times New Roman" w:cs="Times New Roman"/>
        </w:rPr>
      </w:pPr>
    </w:p>
    <w:p w14:paraId="40086693" w14:textId="68390A2F" w:rsidR="00F27003" w:rsidRPr="007A5CED" w:rsidRDefault="00F27003" w:rsidP="00373268">
      <w:pPr>
        <w:spacing w:before="100" w:beforeAutospacing="1" w:after="100" w:afterAutospacing="1" w:line="276" w:lineRule="auto"/>
        <w:contextualSpacing/>
        <w:rPr>
          <w:rFonts w:ascii="Times New Roman" w:eastAsia="Times New Roman" w:hAnsi="Times New Roman" w:cs="Times New Roman"/>
        </w:rPr>
      </w:pPr>
    </w:p>
    <w:p w14:paraId="710FD393" w14:textId="056A9F57" w:rsidR="00533BF4" w:rsidRPr="007A5CED" w:rsidRDefault="00533BF4" w:rsidP="00373268">
      <w:pPr>
        <w:spacing w:before="100" w:beforeAutospacing="1" w:after="100" w:afterAutospacing="1" w:line="276" w:lineRule="auto"/>
        <w:contextualSpacing/>
        <w:rPr>
          <w:rFonts w:ascii="Times New Roman" w:eastAsia="Times New Roman" w:hAnsi="Times New Roman" w:cs="Times New Roman"/>
        </w:rPr>
      </w:pPr>
    </w:p>
    <w:p w14:paraId="666F8792" w14:textId="77777777" w:rsidR="00AC33ED" w:rsidRPr="007A5CED" w:rsidRDefault="00AC33ED" w:rsidP="00373268">
      <w:pPr>
        <w:spacing w:before="100" w:beforeAutospacing="1" w:after="100" w:afterAutospacing="1" w:line="276" w:lineRule="auto"/>
        <w:contextualSpacing/>
        <w:rPr>
          <w:rFonts w:ascii="Times New Roman" w:eastAsia="Times New Roman" w:hAnsi="Times New Roman" w:cs="Times New Roman"/>
        </w:rPr>
      </w:pPr>
    </w:p>
    <w:p w14:paraId="6B5A003D" w14:textId="0C18DD32" w:rsidR="005B2A8A" w:rsidRPr="007A5CED" w:rsidRDefault="00F27003" w:rsidP="00373268">
      <w:pPr>
        <w:spacing w:before="100" w:beforeAutospacing="1" w:after="100" w:afterAutospacing="1" w:line="276" w:lineRule="auto"/>
        <w:contextualSpacing/>
        <w:rPr>
          <w:rFonts w:ascii="Times New Roman" w:eastAsia="Times New Roman" w:hAnsi="Times New Roman" w:cs="Times New Roman"/>
        </w:rPr>
        <w:sectPr w:rsidR="005B2A8A" w:rsidRPr="007A5CED" w:rsidSect="00322F47">
          <w:footerReference w:type="even" r:id="rId8"/>
          <w:footerReference w:type="default" r:id="rId9"/>
          <w:footerReference w:type="first" r:id="rId10"/>
          <w:type w:val="continuous"/>
          <w:pgSz w:w="11907" w:h="16840" w:code="9"/>
          <w:pgMar w:top="1134" w:right="1134" w:bottom="1134" w:left="2268" w:header="720" w:footer="567" w:gutter="0"/>
          <w:pgNumType w:fmt="lowerRoman" w:start="1"/>
          <w:cols w:space="720"/>
          <w:titlePg/>
          <w:docGrid w:linePitch="360"/>
        </w:sectPr>
      </w:pPr>
      <w:r w:rsidRPr="007A5CED">
        <w:rPr>
          <w:rFonts w:ascii="Times New Roman" w:eastAsia="Times New Roman" w:hAnsi="Times New Roman" w:cs="Times New Roman"/>
        </w:rPr>
        <w:tab/>
      </w:r>
      <w:r w:rsidR="002761FD" w:rsidRPr="007A5CED">
        <w:rPr>
          <w:rFonts w:ascii="Times New Roman" w:eastAsia="Times New Roman" w:hAnsi="Times New Roman" w:cs="Times New Roman"/>
        </w:rPr>
        <w:t xml:space="preserve">Witness’s </w:t>
      </w:r>
      <w:r w:rsidR="0021263D" w:rsidRPr="007A5CED">
        <w:rPr>
          <w:rFonts w:ascii="Times New Roman" w:eastAsia="Times New Roman" w:hAnsi="Times New Roman" w:cs="Times New Roman"/>
        </w:rPr>
        <w:t>Signature:</w:t>
      </w:r>
      <w:r w:rsidR="00477E27" w:rsidRPr="007A5CED">
        <w:rPr>
          <w:rFonts w:ascii="Times New Roman" w:eastAsia="Times New Roman" w:hAnsi="Times New Roman" w:cs="Times New Roman"/>
        </w:rPr>
        <w:tab/>
      </w:r>
      <w:r w:rsidR="00477E27" w:rsidRPr="007A5CED">
        <w:rPr>
          <w:rFonts w:ascii="Times New Roman" w:eastAsia="Times New Roman" w:hAnsi="Times New Roman" w:cs="Times New Roman"/>
        </w:rPr>
        <w:tab/>
      </w:r>
      <w:r w:rsidR="00477E27" w:rsidRPr="007A5CED">
        <w:rPr>
          <w:rFonts w:ascii="Times New Roman" w:eastAsia="Times New Roman" w:hAnsi="Times New Roman" w:cs="Times New Roman"/>
        </w:rPr>
        <w:tab/>
      </w:r>
      <w:r w:rsidRPr="007A5CED">
        <w:rPr>
          <w:rFonts w:ascii="Times New Roman" w:eastAsia="Times New Roman" w:hAnsi="Times New Roman" w:cs="Times New Roman"/>
        </w:rPr>
        <w:tab/>
      </w:r>
      <w:r w:rsidR="00752DA7" w:rsidRPr="007A5CED">
        <w:rPr>
          <w:rFonts w:ascii="Times New Roman" w:eastAsia="Times New Roman" w:hAnsi="Times New Roman" w:cs="Times New Roman"/>
        </w:rPr>
        <w:tab/>
      </w:r>
      <w:r w:rsidR="00AC33ED" w:rsidRPr="007A5CED">
        <w:rPr>
          <w:rFonts w:ascii="Times New Roman" w:eastAsia="Times New Roman" w:hAnsi="Times New Roman" w:cs="Times New Roman"/>
        </w:rPr>
        <w:tab/>
      </w:r>
      <w:r w:rsidR="00752DA7" w:rsidRPr="007A5CED">
        <w:rPr>
          <w:rFonts w:ascii="Times New Roman" w:eastAsia="Times New Roman" w:hAnsi="Times New Roman" w:cs="Times New Roman"/>
        </w:rPr>
        <w:t xml:space="preserve">Date: </w:t>
      </w:r>
      <w:r w:rsidR="002745CA">
        <w:rPr>
          <w:rFonts w:ascii="Times New Roman" w:eastAsia="Times New Roman" w:hAnsi="Times New Roman" w:cs="Times New Roman"/>
        </w:rPr>
        <w:t>2</w:t>
      </w:r>
      <w:r w:rsidR="004F31C4" w:rsidRPr="007A5CED">
        <w:rPr>
          <w:rFonts w:ascii="Times New Roman" w:eastAsia="Times New Roman" w:hAnsi="Times New Roman" w:cs="Times New Roman"/>
        </w:rPr>
        <w:t xml:space="preserve"> </w:t>
      </w:r>
      <w:r w:rsidR="004F31C4">
        <w:rPr>
          <w:rFonts w:ascii="Times New Roman" w:eastAsia="Times New Roman" w:hAnsi="Times New Roman" w:cs="Times New Roman"/>
        </w:rPr>
        <w:t>August</w:t>
      </w:r>
      <w:r w:rsidR="004F31C4" w:rsidRPr="007A5CED">
        <w:rPr>
          <w:rFonts w:ascii="Times New Roman" w:eastAsia="Times New Roman" w:hAnsi="Times New Roman" w:cs="Times New Roman"/>
        </w:rPr>
        <w:t xml:space="preserve"> </w:t>
      </w:r>
      <w:r w:rsidR="00752DA7" w:rsidRPr="007A5CED">
        <w:rPr>
          <w:rFonts w:ascii="Times New Roman" w:eastAsia="Times New Roman" w:hAnsi="Times New Roman" w:cs="Times New Roman"/>
        </w:rPr>
        <w:t>2019</w:t>
      </w:r>
    </w:p>
    <w:p w14:paraId="593C03C2" w14:textId="5A1D2C3D" w:rsidR="00752DA7"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 xml:space="preserve">Name: Dr. </w:t>
      </w:r>
      <w:r w:rsidR="00752DA7" w:rsidRPr="007A5CED">
        <w:rPr>
          <w:rFonts w:ascii="Times New Roman" w:eastAsia="Times New Roman" w:hAnsi="Times New Roman" w:cs="Times New Roman"/>
        </w:rPr>
        <w:t>Aznul Qalid Md Sabri</w:t>
      </w:r>
    </w:p>
    <w:p w14:paraId="7435177D" w14:textId="59F85C66" w:rsidR="003C4A47" w:rsidRPr="007A5CED" w:rsidRDefault="002761FD" w:rsidP="00373268">
      <w:pPr>
        <w:spacing w:before="100" w:beforeAutospacing="1" w:after="100" w:afterAutospacing="1" w:line="276" w:lineRule="auto"/>
        <w:ind w:firstLine="720"/>
        <w:contextualSpacing/>
        <w:rPr>
          <w:rFonts w:ascii="Times New Roman" w:eastAsia="Times New Roman" w:hAnsi="Times New Roman" w:cs="Times New Roman"/>
        </w:rPr>
      </w:pPr>
      <w:r w:rsidRPr="007A5CED">
        <w:rPr>
          <w:rFonts w:ascii="Times New Roman" w:eastAsia="Times New Roman" w:hAnsi="Times New Roman" w:cs="Times New Roman"/>
        </w:rPr>
        <w:t>Designation: Supervisor</w:t>
      </w:r>
    </w:p>
    <w:p w14:paraId="529C9581" w14:textId="77777777" w:rsidR="00C7194E" w:rsidRPr="007A5CED" w:rsidRDefault="00C7194E" w:rsidP="00373268">
      <w:pPr>
        <w:spacing w:before="100" w:beforeAutospacing="1" w:after="100" w:afterAutospacing="1" w:line="276" w:lineRule="auto"/>
        <w:contextualSpacing/>
        <w:rPr>
          <w:rFonts w:ascii="Times New Roman" w:eastAsia="Times New Roman" w:hAnsi="Times New Roman" w:cs="Times New Roman"/>
        </w:rPr>
        <w:sectPr w:rsidR="00C7194E" w:rsidRPr="007A5CED" w:rsidSect="002615C1">
          <w:type w:val="continuous"/>
          <w:pgSz w:w="11907" w:h="16840" w:code="9"/>
          <w:pgMar w:top="1134" w:right="1134" w:bottom="1134" w:left="2268" w:header="720" w:footer="567" w:gutter="0"/>
          <w:pgNumType w:fmt="lowerRoman" w:start="1"/>
          <w:cols w:space="720"/>
          <w:titlePg/>
          <w:docGrid w:linePitch="360"/>
        </w:sectPr>
      </w:pPr>
    </w:p>
    <w:p w14:paraId="720E0D6D" w14:textId="2DB278B9" w:rsidR="009250D1" w:rsidRPr="007A5CED" w:rsidRDefault="009250D1" w:rsidP="00373268">
      <w:pPr>
        <w:rPr>
          <w:rFonts w:ascii="Times New Roman" w:eastAsia="Times New Roman" w:hAnsi="Times New Roman" w:cs="Times New Roman"/>
        </w:rPr>
        <w:sectPr w:rsidR="009250D1" w:rsidRPr="007A5CED" w:rsidSect="002615C1">
          <w:type w:val="continuous"/>
          <w:pgSz w:w="11907" w:h="16840" w:code="9"/>
          <w:pgMar w:top="1134" w:right="1134" w:bottom="1134" w:left="2268" w:header="720" w:footer="567" w:gutter="0"/>
          <w:pgNumType w:fmt="lowerRoman" w:start="1"/>
          <w:cols w:space="720"/>
          <w:titlePg/>
          <w:docGrid w:linePitch="360"/>
        </w:sectPr>
      </w:pPr>
    </w:p>
    <w:p w14:paraId="2E163807" w14:textId="77777777" w:rsidR="005B2A8A" w:rsidRPr="007A5CED" w:rsidRDefault="005B2A8A" w:rsidP="00373268">
      <w:pPr>
        <w:rPr>
          <w:rFonts w:ascii="Times New Roman" w:eastAsia="Times New Roman" w:hAnsi="Times New Roman" w:cs="Times New Roman"/>
        </w:rPr>
        <w:sectPr w:rsidR="005B2A8A" w:rsidRPr="007A5CED" w:rsidSect="005B2A8A">
          <w:type w:val="continuous"/>
          <w:pgSz w:w="11907" w:h="16840" w:code="9"/>
          <w:pgMar w:top="1134" w:right="1134" w:bottom="1134" w:left="2268" w:header="720" w:footer="567" w:gutter="0"/>
          <w:pgNumType w:fmt="lowerRoman" w:start="1"/>
          <w:cols w:space="720"/>
          <w:titlePg/>
          <w:docGrid w:linePitch="360"/>
        </w:sectPr>
      </w:pPr>
    </w:p>
    <w:p w14:paraId="7250576D" w14:textId="77777777" w:rsidR="00DE018F" w:rsidRPr="0075614D" w:rsidRDefault="00DE018F" w:rsidP="00373268">
      <w:pPr>
        <w:pStyle w:val="Equations"/>
        <w:ind w:firstLine="0"/>
        <w:jc w:val="center"/>
        <w:rPr>
          <w:rFonts w:ascii="Times New Roman" w:eastAsiaTheme="minorHAnsi" w:hAnsi="Times New Roman" w:cs="Times New Roman"/>
          <w:szCs w:val="24"/>
        </w:rPr>
      </w:pPr>
      <w:r w:rsidRPr="0075614D">
        <w:rPr>
          <w:rFonts w:ascii="Times New Roman" w:eastAsiaTheme="minorHAnsi" w:hAnsi="Times New Roman" w:cs="Times New Roman"/>
          <w:szCs w:val="24"/>
        </w:rPr>
        <w:lastRenderedPageBreak/>
        <w:t>UNIVERSITY OF MALAYA</w:t>
      </w:r>
    </w:p>
    <w:p w14:paraId="622E70FC" w14:textId="77777777" w:rsidR="003D6455" w:rsidRPr="00373268" w:rsidRDefault="003D6455" w:rsidP="00373268">
      <w:pPr>
        <w:pStyle w:val="Equations"/>
        <w:jc w:val="center"/>
        <w:rPr>
          <w:rFonts w:ascii="Times New Roman" w:eastAsiaTheme="minorHAnsi" w:hAnsi="Times New Roman" w:cs="Times New Roman"/>
          <w:szCs w:val="24"/>
        </w:rPr>
      </w:pPr>
      <w:r w:rsidRPr="006D7272">
        <w:rPr>
          <w:rFonts w:ascii="Times New Roman" w:eastAsiaTheme="minorHAnsi" w:hAnsi="Times New Roman" w:cs="Times New Roman"/>
          <w:szCs w:val="24"/>
        </w:rPr>
        <w:t>PERAKUAN KEASLIAN PENULISAN</w:t>
      </w:r>
    </w:p>
    <w:p w14:paraId="2AB167FD" w14:textId="77777777" w:rsidR="003D6455" w:rsidRPr="00373268" w:rsidRDefault="003D6455" w:rsidP="00373268">
      <w:pPr>
        <w:spacing w:after="240"/>
        <w:jc w:val="center"/>
        <w:rPr>
          <w:rFonts w:ascii="Times New Roman" w:hAnsi="Times New Roman" w:cs="Times New Roman"/>
          <w:bCs/>
        </w:rPr>
      </w:pPr>
    </w:p>
    <w:p w14:paraId="72EF12B9" w14:textId="750E0523" w:rsidR="003D6455" w:rsidRPr="007A5CED" w:rsidRDefault="003D6455" w:rsidP="00373268">
      <w:pPr>
        <w:pStyle w:val="Equations"/>
        <w:rPr>
          <w:rFonts w:ascii="Times New Roman" w:eastAsiaTheme="minorHAnsi" w:hAnsi="Times New Roman" w:cs="Times New Roman"/>
          <w:b w:val="0"/>
          <w:bCs/>
          <w:szCs w:val="24"/>
        </w:rPr>
      </w:pPr>
      <w:r w:rsidRPr="001F1829">
        <w:rPr>
          <w:rFonts w:ascii="Times New Roman" w:eastAsiaTheme="minorHAnsi" w:hAnsi="Times New Roman" w:cs="Times New Roman"/>
          <w:b w:val="0"/>
          <w:bCs/>
          <w:szCs w:val="24"/>
        </w:rPr>
        <w:t>Nama:</w:t>
      </w:r>
      <w:r w:rsidRPr="0075614D">
        <w:rPr>
          <w:rFonts w:ascii="Times New Roman" w:eastAsia="Times New Roman" w:hAnsi="Times New Roman" w:cs="Times New Roman"/>
          <w:b w:val="0"/>
          <w:bCs/>
          <w:szCs w:val="24"/>
        </w:rPr>
        <w:t xml:space="preserve"> Gunasegarran Magadevan</w:t>
      </w:r>
      <w:r w:rsidRPr="0075614D">
        <w:rPr>
          <w:rFonts w:ascii="Times New Roman" w:eastAsiaTheme="minorHAnsi" w:hAnsi="Times New Roman" w:cs="Times New Roman"/>
          <w:b w:val="0"/>
          <w:bCs/>
          <w:szCs w:val="24"/>
        </w:rPr>
        <w:t xml:space="preserve">                              (No. K.P/Pasport: </w:t>
      </w:r>
      <w:r w:rsidRPr="0075614D">
        <w:rPr>
          <w:rFonts w:ascii="Times New Roman" w:eastAsia="Times New Roman" w:hAnsi="Times New Roman" w:cs="Times New Roman"/>
          <w:b w:val="0"/>
          <w:bCs/>
          <w:szCs w:val="24"/>
        </w:rPr>
        <w:t>920630146454</w:t>
      </w:r>
      <w:r w:rsidRPr="007A5CED">
        <w:rPr>
          <w:rFonts w:ascii="Times New Roman" w:eastAsiaTheme="minorHAnsi" w:hAnsi="Times New Roman" w:cs="Times New Roman"/>
          <w:b w:val="0"/>
          <w:bCs/>
          <w:szCs w:val="24"/>
        </w:rPr>
        <w:t>)</w:t>
      </w:r>
    </w:p>
    <w:p w14:paraId="58AE3DCA" w14:textId="2FFDA72B"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No. Matrik: WQD17002                                </w:t>
      </w:r>
    </w:p>
    <w:p w14:paraId="2F854E84" w14:textId="56483504"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Nama Ijazah: Master of Data Science</w:t>
      </w:r>
    </w:p>
    <w:p w14:paraId="2821F984" w14:textId="77777777"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Tajuk Kertas Projek/Laporan Penyelidikan/Disertasi/Tesis (“Hasil Kerja ini”):</w:t>
      </w:r>
    </w:p>
    <w:p w14:paraId="3A6E1572" w14:textId="0988B445" w:rsidR="003D6455" w:rsidRPr="007A5CED" w:rsidRDefault="003D6455" w:rsidP="00373268">
      <w:pPr>
        <w:rPr>
          <w:rFonts w:ascii="Times New Roman" w:hAnsi="Times New Roman" w:cs="Times New Roman"/>
        </w:rPr>
      </w:pPr>
    </w:p>
    <w:p w14:paraId="16409920" w14:textId="77777777" w:rsidR="003D6455" w:rsidRPr="007A5CED" w:rsidRDefault="003D6455" w:rsidP="00373268">
      <w:pPr>
        <w:spacing w:before="100" w:beforeAutospacing="1" w:after="100" w:afterAutospacing="1" w:line="276" w:lineRule="auto"/>
        <w:ind w:left="284"/>
        <w:contextualSpacing/>
        <w:rPr>
          <w:rFonts w:ascii="Times New Roman" w:eastAsia="Times New Roman" w:hAnsi="Times New Roman" w:cs="Times New Roman"/>
          <w:b/>
          <w:bCs/>
        </w:rPr>
      </w:pPr>
      <w:r w:rsidRPr="007A5CED">
        <w:rPr>
          <w:rFonts w:ascii="Times New Roman" w:eastAsia="Times New Roman" w:hAnsi="Times New Roman" w:cs="Times New Roman"/>
          <w:b/>
          <w:bCs/>
        </w:rPr>
        <w:t>NEURAL RUBIK’S – SOLVING RUBIK’S CUBE USING NEURAL NETWORK (HEURISTIC LEARNING)</w:t>
      </w:r>
    </w:p>
    <w:p w14:paraId="5C7882D9" w14:textId="77777777" w:rsidR="003D6455" w:rsidRPr="007A5CED" w:rsidRDefault="003D6455" w:rsidP="00373268">
      <w:pPr>
        <w:rPr>
          <w:rFonts w:ascii="Times New Roman" w:hAnsi="Times New Roman" w:cs="Times New Roman"/>
        </w:rPr>
      </w:pPr>
    </w:p>
    <w:p w14:paraId="3499DF3B" w14:textId="7BC33355" w:rsidR="003D6455" w:rsidRPr="007A5CED" w:rsidRDefault="003D6455" w:rsidP="00373268">
      <w:pPr>
        <w:spacing w:after="240" w:line="360" w:lineRule="auto"/>
        <w:ind w:firstLine="284"/>
        <w:rPr>
          <w:rFonts w:ascii="Times New Roman" w:hAnsi="Times New Roman" w:cs="Times New Roman"/>
        </w:rPr>
      </w:pPr>
      <w:r w:rsidRPr="007A5CED">
        <w:rPr>
          <w:rFonts w:ascii="Times New Roman" w:hAnsi="Times New Roman" w:cs="Times New Roman"/>
        </w:rPr>
        <w:t>Bidang Penyelidikan:</w:t>
      </w:r>
      <w:r w:rsidRPr="007A5CED">
        <w:rPr>
          <w:rFonts w:ascii="Times New Roman" w:eastAsia="Times New Roman" w:hAnsi="Times New Roman" w:cs="Times New Roman"/>
        </w:rPr>
        <w:t xml:space="preserve"> Neural Network (Heuristic Learning)</w:t>
      </w:r>
    </w:p>
    <w:p w14:paraId="0E15A1EB" w14:textId="77777777"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 xml:space="preserve">    Saya dengan sesungguhnya dan sebenarnya mengaku bahawa:</w:t>
      </w:r>
    </w:p>
    <w:p w14:paraId="6EF172C9"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Saya adalah satu-satunya pengarang/penulis Hasil Kerja ini;</w:t>
      </w:r>
    </w:p>
    <w:p w14:paraId="3FCD6E9F"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Hasil Kerja ini adalah asli;</w:t>
      </w:r>
    </w:p>
    <w:p w14:paraId="4719AF4A"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Apa-apa penggunaan mana-mana hasil kerja yang mengandungi hakcipta telah dilakukan secara urusan yang wajar dan bagi maksud yang dibenarkan dan apa-apa petikan, ekstrak, rujukan atau pengeluaran semula daripada atau kepada mana-mana hasil kerja yang mengandungi hakcipta telah dinyatakan dengan sejelasnya dan secukupnya dan satu pengiktirafan tajuk hasil kerja tersebut dan pengarang/penulisnya telah dilakukan di dalam Hasil Kerja ini;</w:t>
      </w:r>
    </w:p>
    <w:p w14:paraId="3F668871"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Saya tidak mempunyai apa-apa pengetahuan sebenar atau patut semunasabahnya tahu bahawa penghasilan Hasil Kerja ini melanggar suatu hakcipta hasil kerja yang lain;</w:t>
      </w:r>
    </w:p>
    <w:p w14:paraId="5B8D39BB"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Saya dengan ini menyerahkan kesemua dan tiap-tiap hak yang terkandung di dalam hakcipta Hasil Kerja ini kepada Universiti Malaya (“UM”) yang seterusnya mula dari sekarang adalah tuan punya kepada hakcipta di dalam Hasil Kerja ini dan apa-apa pengeluaran semula atau penggunaan dalam apa jua bentuk atau dengan apa juga cara sekalipun adalah dilarang tanpa terlebih dahulu mendapat kebenaran bertulis dari UM;</w:t>
      </w:r>
    </w:p>
    <w:p w14:paraId="53EC9D3D" w14:textId="77777777" w:rsidR="003D6455" w:rsidRPr="007A5CED" w:rsidRDefault="003D6455" w:rsidP="00373268">
      <w:pPr>
        <w:pStyle w:val="Equations"/>
        <w:numPr>
          <w:ilvl w:val="0"/>
          <w:numId w:val="64"/>
        </w:numPr>
        <w:spacing w:line="240" w:lineRule="auto"/>
        <w:ind w:left="993" w:hanging="502"/>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Saya sedar sepenuhnya sekiranya dalam masa penghasilan Hasil Kerja ini saya telah melanggar suatu hakcipta hasil kerja yang lain sama ada dengan niat atau sebaliknya, saya boleh dikenakan tindakan undang-undang atau apa-apa tindakan lain sebagaimana yang diputuskan oleh UM.</w:t>
      </w:r>
    </w:p>
    <w:p w14:paraId="375912FD" w14:textId="77777777" w:rsidR="003D6455" w:rsidRPr="007A5CED" w:rsidRDefault="003D6455" w:rsidP="00373268">
      <w:pPr>
        <w:pStyle w:val="Equations"/>
        <w:spacing w:line="240" w:lineRule="auto"/>
        <w:ind w:left="993" w:hanging="502"/>
        <w:rPr>
          <w:rFonts w:ascii="Times New Roman" w:eastAsiaTheme="minorHAnsi" w:hAnsi="Times New Roman" w:cs="Times New Roman"/>
          <w:szCs w:val="24"/>
        </w:rPr>
      </w:pPr>
    </w:p>
    <w:p w14:paraId="6F3A47FA" w14:textId="5A405CD9" w:rsidR="003D6455" w:rsidRPr="007A5CED" w:rsidRDefault="003D6455" w:rsidP="00373268">
      <w:pPr>
        <w:pStyle w:val="Equations"/>
        <w:rPr>
          <w:rFonts w:ascii="Times New Roman" w:eastAsiaTheme="minorHAnsi" w:hAnsi="Times New Roman" w:cs="Times New Roman"/>
          <w:b w:val="0"/>
          <w:bCs/>
          <w:szCs w:val="24"/>
        </w:rPr>
      </w:pPr>
      <w:r w:rsidRPr="007A5CED">
        <w:rPr>
          <w:rFonts w:ascii="Times New Roman" w:eastAsiaTheme="minorHAnsi" w:hAnsi="Times New Roman" w:cs="Times New Roman"/>
          <w:szCs w:val="24"/>
        </w:rPr>
        <w:t xml:space="preserve">           </w:t>
      </w:r>
      <w:r w:rsidRPr="007A5CED">
        <w:rPr>
          <w:rFonts w:ascii="Times New Roman" w:eastAsiaTheme="minorHAnsi" w:hAnsi="Times New Roman" w:cs="Times New Roman"/>
          <w:b w:val="0"/>
          <w:bCs/>
          <w:szCs w:val="24"/>
        </w:rPr>
        <w:t>Tandatangan Calon                                                       Tarikh:</w:t>
      </w:r>
      <w:r w:rsidR="00F27003" w:rsidRPr="007A5CED">
        <w:rPr>
          <w:rFonts w:ascii="Times New Roman" w:eastAsia="Times New Roman" w:hAnsi="Times New Roman" w:cs="Times New Roman"/>
          <w:b w:val="0"/>
          <w:bCs/>
          <w:szCs w:val="24"/>
        </w:rPr>
        <w:t xml:space="preserve"> </w:t>
      </w:r>
      <w:r w:rsidR="0019700D">
        <w:rPr>
          <w:rFonts w:ascii="Times New Roman" w:eastAsia="Times New Roman" w:hAnsi="Times New Roman" w:cs="Times New Roman"/>
          <w:b w:val="0"/>
          <w:bCs/>
          <w:szCs w:val="24"/>
        </w:rPr>
        <w:t>2</w:t>
      </w:r>
      <w:r w:rsidR="00D45B3E">
        <w:rPr>
          <w:rFonts w:ascii="Times New Roman" w:eastAsia="Times New Roman" w:hAnsi="Times New Roman" w:cs="Times New Roman"/>
          <w:b w:val="0"/>
          <w:bCs/>
          <w:szCs w:val="24"/>
        </w:rPr>
        <w:t xml:space="preserve"> August</w:t>
      </w:r>
      <w:r w:rsidR="00F27003" w:rsidRPr="007A5CED">
        <w:rPr>
          <w:rFonts w:ascii="Times New Roman" w:eastAsia="Times New Roman" w:hAnsi="Times New Roman" w:cs="Times New Roman"/>
          <w:b w:val="0"/>
          <w:bCs/>
          <w:szCs w:val="24"/>
        </w:rPr>
        <w:t xml:space="preserve"> 2019</w:t>
      </w:r>
    </w:p>
    <w:p w14:paraId="348C3DB2" w14:textId="19B77246" w:rsidR="001A297D" w:rsidRPr="007A5CED" w:rsidRDefault="001A297D" w:rsidP="00373268">
      <w:pPr>
        <w:pStyle w:val="Equations"/>
        <w:rPr>
          <w:rFonts w:ascii="Times New Roman" w:eastAsiaTheme="minorHAnsi" w:hAnsi="Times New Roman" w:cs="Times New Roman"/>
          <w:b w:val="0"/>
          <w:bCs/>
          <w:szCs w:val="24"/>
        </w:rPr>
      </w:pPr>
    </w:p>
    <w:p w14:paraId="4D147F1E" w14:textId="69300391" w:rsidR="003D6455" w:rsidRPr="007A5CED" w:rsidRDefault="003D6455" w:rsidP="00373268">
      <w:pPr>
        <w:pStyle w:val="Equations"/>
        <w:ind w:firstLine="720"/>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Diperbuat dan sesungguhnya diakui di hadapan,</w:t>
      </w:r>
    </w:p>
    <w:p w14:paraId="39C8462A" w14:textId="67DC8F26" w:rsidR="00AC33ED" w:rsidRPr="007A5CED" w:rsidRDefault="003D6455" w:rsidP="00373268">
      <w:pPr>
        <w:rPr>
          <w:rFonts w:ascii="Times New Roman" w:hAnsi="Times New Roman" w:cs="Times New Roman"/>
          <w:bCs/>
        </w:rPr>
      </w:pPr>
      <w:r w:rsidRPr="007A5CED">
        <w:rPr>
          <w:rFonts w:ascii="Times New Roman" w:hAnsi="Times New Roman" w:cs="Times New Roman"/>
          <w:bCs/>
        </w:rPr>
        <w:t xml:space="preserve">          </w:t>
      </w:r>
    </w:p>
    <w:p w14:paraId="024D52E0" w14:textId="77777777" w:rsidR="00AC33ED" w:rsidRPr="007A5CED" w:rsidRDefault="00AC33ED" w:rsidP="00373268">
      <w:pPr>
        <w:rPr>
          <w:rFonts w:ascii="Times New Roman" w:eastAsia="Times New Roman" w:hAnsi="Times New Roman" w:cs="Times New Roman"/>
          <w:lang w:eastAsia="en-GB"/>
        </w:rPr>
      </w:pPr>
    </w:p>
    <w:p w14:paraId="265D809C" w14:textId="48758BFA" w:rsidR="003D6455" w:rsidRPr="006D7272" w:rsidRDefault="00AC33ED" w:rsidP="00373268">
      <w:pPr>
        <w:rPr>
          <w:rFonts w:ascii="Times New Roman" w:eastAsia="Times New Roman" w:hAnsi="Times New Roman" w:cs="Times New Roman"/>
          <w:lang w:eastAsia="en-GB"/>
        </w:rPr>
      </w:pPr>
      <w:r w:rsidRPr="007A5CED">
        <w:rPr>
          <w:rFonts w:ascii="Times New Roman" w:eastAsia="Times New Roman" w:hAnsi="Times New Roman" w:cs="Times New Roman"/>
          <w:lang w:eastAsia="en-GB"/>
        </w:rPr>
        <w:fldChar w:fldCharType="begin"/>
      </w:r>
      <w:r w:rsidR="007E6F06">
        <w:rPr>
          <w:rFonts w:ascii="Times New Roman" w:eastAsia="Times New Roman" w:hAnsi="Times New Roman" w:cs="Times New Roman"/>
          <w:lang w:eastAsia="en-GB"/>
        </w:rPr>
        <w:instrText xml:space="preserve"> INCLUDEPICTURE "C:\\var\\folders\\c4\\b_k6xgm90cg7m5nztkrpl0340000gn\\T\\com.microsoft.Word\\WebArchiveCopyPasteTempFiles\\page1image49096656" \* MERGEFORMAT </w:instrText>
      </w:r>
      <w:r w:rsidRPr="007A5CED">
        <w:rPr>
          <w:rFonts w:ascii="Times New Roman" w:eastAsia="Times New Roman" w:hAnsi="Times New Roman" w:cs="Times New Roman"/>
          <w:lang w:eastAsia="en-GB"/>
        </w:rPr>
        <w:fldChar w:fldCharType="end"/>
      </w:r>
    </w:p>
    <w:p w14:paraId="7C792028" w14:textId="2438C89B" w:rsidR="003D6455" w:rsidRPr="0075614D" w:rsidRDefault="003D6455" w:rsidP="00373268">
      <w:pPr>
        <w:pStyle w:val="Equations"/>
        <w:ind w:firstLine="720"/>
        <w:rPr>
          <w:rFonts w:ascii="Times New Roman" w:eastAsiaTheme="minorHAnsi" w:hAnsi="Times New Roman" w:cs="Times New Roman"/>
          <w:b w:val="0"/>
          <w:bCs/>
          <w:szCs w:val="24"/>
        </w:rPr>
      </w:pPr>
      <w:r w:rsidRPr="00373268">
        <w:rPr>
          <w:rFonts w:ascii="Times New Roman" w:eastAsiaTheme="minorHAnsi" w:hAnsi="Times New Roman" w:cs="Times New Roman"/>
          <w:b w:val="0"/>
          <w:bCs/>
          <w:szCs w:val="24"/>
        </w:rPr>
        <w:t xml:space="preserve"> Tandatangan Saksi                                                           Tarikh:</w:t>
      </w:r>
      <w:r w:rsidR="00F27003" w:rsidRPr="00373268">
        <w:rPr>
          <w:rFonts w:ascii="Times New Roman" w:eastAsia="Times New Roman" w:hAnsi="Times New Roman" w:cs="Times New Roman"/>
          <w:b w:val="0"/>
          <w:bCs/>
          <w:szCs w:val="24"/>
        </w:rPr>
        <w:t xml:space="preserve"> </w:t>
      </w:r>
      <w:r w:rsidR="0019700D">
        <w:rPr>
          <w:rFonts w:ascii="Times New Roman" w:eastAsia="Times New Roman" w:hAnsi="Times New Roman" w:cs="Times New Roman"/>
          <w:b w:val="0"/>
          <w:bCs/>
          <w:szCs w:val="24"/>
        </w:rPr>
        <w:t>2</w:t>
      </w:r>
      <w:r w:rsidR="00F27003" w:rsidRPr="0075614D">
        <w:rPr>
          <w:rFonts w:ascii="Times New Roman" w:eastAsia="Times New Roman" w:hAnsi="Times New Roman" w:cs="Times New Roman"/>
          <w:b w:val="0"/>
          <w:bCs/>
          <w:szCs w:val="24"/>
        </w:rPr>
        <w:t xml:space="preserve"> </w:t>
      </w:r>
      <w:r w:rsidR="00D45B3E">
        <w:rPr>
          <w:rFonts w:ascii="Times New Roman" w:eastAsia="Times New Roman" w:hAnsi="Times New Roman" w:cs="Times New Roman"/>
          <w:b w:val="0"/>
          <w:bCs/>
          <w:szCs w:val="24"/>
        </w:rPr>
        <w:t>August</w:t>
      </w:r>
      <w:r w:rsidR="00D45B3E" w:rsidRPr="007A5CED">
        <w:rPr>
          <w:rFonts w:ascii="Times New Roman" w:eastAsia="Times New Roman" w:hAnsi="Times New Roman" w:cs="Times New Roman"/>
          <w:b w:val="0"/>
          <w:bCs/>
          <w:szCs w:val="24"/>
        </w:rPr>
        <w:t xml:space="preserve"> </w:t>
      </w:r>
      <w:r w:rsidR="00F27003" w:rsidRPr="0075614D">
        <w:rPr>
          <w:rFonts w:ascii="Times New Roman" w:eastAsia="Times New Roman" w:hAnsi="Times New Roman" w:cs="Times New Roman"/>
          <w:b w:val="0"/>
          <w:bCs/>
          <w:szCs w:val="24"/>
        </w:rPr>
        <w:t>2019</w:t>
      </w:r>
    </w:p>
    <w:p w14:paraId="4DD3AB9F" w14:textId="540BBCB6" w:rsidR="003D6455" w:rsidRPr="007A5CED" w:rsidRDefault="003D6455" w:rsidP="00373268">
      <w:pPr>
        <w:pStyle w:val="Equations"/>
        <w:ind w:firstLine="720"/>
        <w:rPr>
          <w:rFonts w:ascii="Times New Roman" w:eastAsiaTheme="minorHAnsi" w:hAnsi="Times New Roman" w:cs="Times New Roman"/>
          <w:b w:val="0"/>
          <w:bCs/>
          <w:szCs w:val="24"/>
        </w:rPr>
      </w:pPr>
      <w:r w:rsidRPr="007A5CED">
        <w:rPr>
          <w:rFonts w:ascii="Times New Roman" w:eastAsiaTheme="minorHAnsi" w:hAnsi="Times New Roman" w:cs="Times New Roman"/>
          <w:b w:val="0"/>
          <w:bCs/>
          <w:szCs w:val="24"/>
        </w:rPr>
        <w:t>Nama:</w:t>
      </w:r>
      <w:r w:rsidR="001A297D" w:rsidRPr="007A5CED">
        <w:rPr>
          <w:rFonts w:ascii="Times New Roman" w:eastAsia="Times New Roman" w:hAnsi="Times New Roman" w:cs="Times New Roman"/>
          <w:b w:val="0"/>
          <w:bCs/>
          <w:szCs w:val="24"/>
        </w:rPr>
        <w:t xml:space="preserve"> Dr. Aznul Qalid Md Sabri</w:t>
      </w:r>
    </w:p>
    <w:p w14:paraId="45E1A92D" w14:textId="1AD49740" w:rsidR="00FA7B54" w:rsidRPr="007A5CED" w:rsidRDefault="003D6455" w:rsidP="00373268">
      <w:pPr>
        <w:pStyle w:val="Equations"/>
        <w:ind w:firstLine="720"/>
        <w:rPr>
          <w:rFonts w:ascii="Times New Roman" w:eastAsia="Times New Roman" w:hAnsi="Times New Roman" w:cs="Times New Roman"/>
          <w:b w:val="0"/>
          <w:bCs/>
          <w:szCs w:val="24"/>
        </w:rPr>
        <w:sectPr w:rsidR="00FA7B54" w:rsidRPr="007A5CED" w:rsidSect="00F53612">
          <w:type w:val="continuous"/>
          <w:pgSz w:w="11907" w:h="16840" w:code="9"/>
          <w:pgMar w:top="1134" w:right="1134" w:bottom="1134" w:left="2268" w:header="720" w:footer="567" w:gutter="0"/>
          <w:pgNumType w:fmt="lowerRoman" w:start="3"/>
          <w:cols w:space="720"/>
          <w:titlePg/>
          <w:docGrid w:linePitch="360"/>
        </w:sectPr>
      </w:pPr>
      <w:r w:rsidRPr="007A5CED">
        <w:rPr>
          <w:rFonts w:ascii="Times New Roman" w:eastAsiaTheme="minorHAnsi" w:hAnsi="Times New Roman" w:cs="Times New Roman"/>
          <w:b w:val="0"/>
          <w:bCs/>
          <w:szCs w:val="24"/>
        </w:rPr>
        <w:t>Jawatan:</w:t>
      </w:r>
      <w:r w:rsidR="001A297D" w:rsidRPr="007A5CED">
        <w:rPr>
          <w:rFonts w:ascii="Times New Roman" w:eastAsia="Times New Roman" w:hAnsi="Times New Roman" w:cs="Times New Roman"/>
          <w:b w:val="0"/>
          <w:bCs/>
          <w:szCs w:val="24"/>
        </w:rPr>
        <w:t xml:space="preserve"> </w:t>
      </w:r>
      <w:r w:rsidR="00260850" w:rsidRPr="007A5CED">
        <w:rPr>
          <w:rFonts w:ascii="Times New Roman" w:eastAsia="Times New Roman" w:hAnsi="Times New Roman" w:cs="Times New Roman"/>
          <w:b w:val="0"/>
          <w:bCs/>
          <w:szCs w:val="24"/>
        </w:rPr>
        <w:t>Penyelia</w:t>
      </w:r>
    </w:p>
    <w:p w14:paraId="536459C0" w14:textId="21128BB9" w:rsidR="00BD15A2" w:rsidRPr="007A5CED" w:rsidRDefault="00BD15A2" w:rsidP="00AA1217">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7A5CED">
        <w:rPr>
          <w:rFonts w:ascii="Times New Roman" w:hAnsi="Times New Roman" w:cs="Times New Roman"/>
          <w:b/>
          <w:color w:val="000000" w:themeColor="text1"/>
          <w:lang w:val="en-US"/>
        </w:rPr>
        <w:lastRenderedPageBreak/>
        <w:t>NEURAL RUBIK’S – SOLVING RUBIK’S CUBE</w:t>
      </w:r>
      <w:r w:rsidRPr="007A5CED">
        <w:rPr>
          <w:rFonts w:ascii="Times New Roman" w:hAnsi="Times New Roman" w:cs="Times New Roman"/>
          <w:b/>
          <w:color w:val="000000" w:themeColor="text1"/>
        </w:rPr>
        <w:t xml:space="preserve"> </w:t>
      </w:r>
      <w:r w:rsidRPr="007A5CED">
        <w:rPr>
          <w:rFonts w:ascii="Times New Roman" w:hAnsi="Times New Roman" w:cs="Times New Roman"/>
          <w:b/>
          <w:color w:val="000000" w:themeColor="text1"/>
          <w:lang w:val="en-US"/>
        </w:rPr>
        <w:t>USING NEURAL NETWORK (HEURISTIC LEARNING)</w:t>
      </w:r>
    </w:p>
    <w:p w14:paraId="48874D63" w14:textId="308868A5" w:rsidR="0050128B" w:rsidRPr="007A5CED" w:rsidRDefault="0050128B" w:rsidP="006D7272">
      <w:pPr>
        <w:pStyle w:val="Heading1"/>
        <w:rPr>
          <w:lang w:val="en-US"/>
        </w:rPr>
      </w:pPr>
      <w:bookmarkStart w:id="2" w:name="_Toc9461154"/>
      <w:bookmarkStart w:id="3" w:name="_Toc15157411"/>
      <w:r w:rsidRPr="007A5CED">
        <w:rPr>
          <w:lang w:val="en-US"/>
        </w:rPr>
        <w:t>ABSTRACT</w:t>
      </w:r>
      <w:bookmarkEnd w:id="2"/>
      <w:bookmarkEnd w:id="3"/>
    </w:p>
    <w:p w14:paraId="5C955AFE" w14:textId="77777777" w:rsidR="0050128B" w:rsidRPr="007A5CED" w:rsidRDefault="0050128B" w:rsidP="006D7272">
      <w:pPr>
        <w:spacing w:line="480" w:lineRule="auto"/>
        <w:rPr>
          <w:rFonts w:ascii="Times New Roman" w:hAnsi="Times New Roman" w:cs="Times New Roman"/>
          <w:lang w:val="en-US"/>
        </w:rPr>
      </w:pPr>
    </w:p>
    <w:p w14:paraId="62481E29" w14:textId="74B7580C" w:rsidR="00560ECA" w:rsidRPr="007A5CED" w:rsidRDefault="009324D0" w:rsidP="007A5CED">
      <w:pPr>
        <w:spacing w:line="480" w:lineRule="auto"/>
        <w:jc w:val="both"/>
        <w:rPr>
          <w:rFonts w:ascii="Times New Roman" w:hAnsi="Times New Roman" w:cs="Times New Roman"/>
          <w:lang w:val="en-US"/>
        </w:rPr>
        <w:sectPr w:rsidR="00560ECA" w:rsidRPr="007A5CED" w:rsidSect="00EC6E53">
          <w:footerReference w:type="even" r:id="rId11"/>
          <w:footerReference w:type="default" r:id="rId12"/>
          <w:footerReference w:type="first" r:id="rId13"/>
          <w:pgSz w:w="12240" w:h="15840"/>
          <w:pgMar w:top="1134" w:right="1134" w:bottom="1134" w:left="2268" w:header="720" w:footer="720" w:gutter="0"/>
          <w:pgNumType w:fmt="lowerRoman" w:start="3"/>
          <w:cols w:space="720"/>
          <w:noEndnote/>
          <w:titlePg/>
          <w:docGrid w:linePitch="326"/>
        </w:sectPr>
      </w:pPr>
      <w:r w:rsidRPr="007A5CED">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w:t>
      </w:r>
      <w:r w:rsidR="009826DF" w:rsidRPr="007A5CED">
        <w:rPr>
          <w:rFonts w:ascii="Times New Roman" w:hAnsi="Times New Roman" w:cs="Times New Roman"/>
          <w:lang w:val="en-US"/>
        </w:rPr>
        <w:t xml:space="preserve">an </w:t>
      </w:r>
      <w:r w:rsidRPr="007A5CED">
        <w:rPr>
          <w:rFonts w:ascii="Times New Roman" w:hAnsi="Times New Roman" w:cs="Times New Roman"/>
          <w:lang w:val="en-US"/>
        </w:rPr>
        <w:t xml:space="preserve">incomplete description. There has been some focus on heuristic learning in which a heuristic </w:t>
      </w:r>
      <w:r w:rsidR="00F51ADD">
        <w:rPr>
          <w:rFonts w:ascii="Times New Roman" w:hAnsi="Times New Roman" w:cs="Times New Roman"/>
          <w:lang w:val="en-US"/>
        </w:rPr>
        <w:t>methods</w:t>
      </w:r>
      <w:r w:rsidR="00F51ADD" w:rsidRPr="007A5CED">
        <w:rPr>
          <w:rFonts w:ascii="Times New Roman" w:hAnsi="Times New Roman" w:cs="Times New Roman"/>
          <w:lang w:val="en-US"/>
        </w:rPr>
        <w:t xml:space="preserve"> </w:t>
      </w:r>
      <w:r w:rsidRPr="007A5CED">
        <w:rPr>
          <w:rFonts w:ascii="Times New Roman" w:hAnsi="Times New Roman" w:cs="Times New Roman"/>
          <w:lang w:val="en-US"/>
        </w:rPr>
        <w:t xml:space="preserve">from the workouts using a machine learning model can be automatically induced. </w:t>
      </w:r>
      <w:r w:rsidR="005A7C98" w:rsidRPr="007A5CED">
        <w:rPr>
          <w:rFonts w:ascii="Times New Roman" w:hAnsi="Times New Roman" w:cs="Times New Roman"/>
          <w:lang w:val="en-US"/>
        </w:rPr>
        <w:t>Two types of heuristics algorithm are utilized, firstly, an admissible heuristic or informed search is utilized to assess the expense of achieving the objective state</w:t>
      </w:r>
      <w:r w:rsidR="00C40DB7" w:rsidRPr="007A5CED">
        <w:rPr>
          <w:rFonts w:ascii="Times New Roman" w:hAnsi="Times New Roman" w:cs="Times New Roman"/>
          <w:lang w:val="en-US"/>
        </w:rPr>
        <w:t xml:space="preserve"> </w:t>
      </w:r>
      <w:r w:rsidR="005A7C98" w:rsidRPr="007A5CED">
        <w:rPr>
          <w:rFonts w:ascii="Times New Roman" w:hAnsi="Times New Roman" w:cs="Times New Roman"/>
          <w:lang w:val="en-US"/>
        </w:rPr>
        <w:t>in the heuristic algorithm.</w:t>
      </w:r>
      <w:r w:rsidR="00C40DB7" w:rsidRPr="007A5CED">
        <w:rPr>
          <w:rFonts w:ascii="Times New Roman" w:hAnsi="Times New Roman" w:cs="Times New Roman"/>
          <w:lang w:val="en-US"/>
        </w:rPr>
        <w:t xml:space="preserve"> In this research, </w:t>
      </w:r>
      <w:r w:rsidR="00C40DB7" w:rsidRPr="007A5CED">
        <w:rPr>
          <w:rFonts w:ascii="Times New Roman" w:hAnsi="Times New Roman" w:cs="Times New Roman"/>
        </w:rPr>
        <w:t>the objective state would be for the Rubik’s Cube to be in a solved state</w:t>
      </w:r>
      <w:r w:rsidR="00C40DB7" w:rsidRPr="007A5CED">
        <w:rPr>
          <w:rFonts w:ascii="Times New Roman" w:hAnsi="Times New Roman" w:cs="Times New Roman"/>
          <w:lang w:val="en-US"/>
        </w:rPr>
        <w:t xml:space="preserve">. </w:t>
      </w:r>
      <w:r w:rsidR="005A7C98" w:rsidRPr="007A5CED">
        <w:rPr>
          <w:rFonts w:ascii="Times New Roman" w:hAnsi="Times New Roman" w:cs="Times New Roman"/>
          <w:lang w:val="en-US"/>
        </w:rPr>
        <w:t>All together for a heuristic to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an inadmissible</w:t>
      </w:r>
      <w:r w:rsidR="00356512" w:rsidRPr="007A5CED">
        <w:rPr>
          <w:rFonts w:ascii="Times New Roman" w:hAnsi="Times New Roman" w:cs="Times New Roman"/>
          <w:lang w:val="en-US"/>
        </w:rPr>
        <w:t xml:space="preserve"> heuristic</w:t>
      </w:r>
      <w:r w:rsidR="005A7C98" w:rsidRPr="007A5CED">
        <w:rPr>
          <w:rFonts w:ascii="Times New Roman" w:hAnsi="Times New Roman" w:cs="Times New Roman"/>
          <w:lang w:val="en-US"/>
        </w:rPr>
        <w:t xml:space="preserve"> means that it might sometimes find the non-optimal path. By </w:t>
      </w:r>
      <w:r w:rsidR="004E0D1D">
        <w:rPr>
          <w:rFonts w:ascii="Times New Roman" w:hAnsi="Times New Roman" w:cs="Times New Roman"/>
          <w:lang w:val="en-US"/>
        </w:rPr>
        <w:t>randomly</w:t>
      </w:r>
      <w:r w:rsidR="004E0D1D" w:rsidRPr="007A5CED">
        <w:rPr>
          <w:rFonts w:ascii="Times New Roman" w:hAnsi="Times New Roman" w:cs="Times New Roman"/>
          <w:lang w:val="en-US"/>
        </w:rPr>
        <w:t xml:space="preserve"> </w:t>
      </w:r>
      <w:r w:rsidR="005A7C98" w:rsidRPr="007A5CED">
        <w:rPr>
          <w:rFonts w:ascii="Times New Roman" w:hAnsi="Times New Roman" w:cs="Times New Roman"/>
          <w:lang w:val="en-US"/>
        </w:rPr>
        <w:t>the estimate, it can choose between path cost and search cost. Rubik's Cube makes use of mathematical group theory, which has helped deduce specific algorithms.</w:t>
      </w:r>
      <w:r w:rsidR="00E373AD" w:rsidRPr="007A5CED">
        <w:rPr>
          <w:rFonts w:ascii="Times New Roman" w:hAnsi="Times New Roman" w:cs="Times New Roman"/>
          <w:lang w:val="en-US"/>
        </w:rPr>
        <w:t xml:space="preserve"> </w:t>
      </w:r>
      <w:r w:rsidR="005A7C98" w:rsidRPr="007A5CED">
        <w:rPr>
          <w:rFonts w:ascii="Times New Roman" w:hAnsi="Times New Roman" w:cs="Times New Roman"/>
          <w:lang w:val="en-US"/>
        </w:rPr>
        <w:t xml:space="preserve">Furthermore, the fact that there are distinct subgroups in the Rubik Cube group enables the puzzle to be learned and mastered by moving through different "difficulty levels" in itself. Implementing neural network approaches to solve the Rubik's Cube have struggled to </w:t>
      </w:r>
      <w:r w:rsidR="00E54172" w:rsidRPr="007A5CED">
        <w:rPr>
          <w:rFonts w:ascii="Times New Roman" w:hAnsi="Times New Roman" w:cs="Times New Roman"/>
          <w:lang w:val="en-US"/>
        </w:rPr>
        <w:t>accomplish</w:t>
      </w:r>
      <w:r w:rsidR="005A7C98" w:rsidRPr="007A5CED">
        <w:rPr>
          <w:rFonts w:ascii="Times New Roman" w:hAnsi="Times New Roman" w:cs="Times New Roman"/>
          <w:lang w:val="en-US"/>
        </w:rPr>
        <w:t xml:space="preserve"> without human </w:t>
      </w:r>
      <w:r w:rsidR="00E54172" w:rsidRPr="007A5CED">
        <w:rPr>
          <w:rFonts w:ascii="Times New Roman" w:hAnsi="Times New Roman" w:cs="Times New Roman"/>
          <w:lang w:val="en-US"/>
        </w:rPr>
        <w:t>support</w:t>
      </w:r>
      <w:r w:rsidR="005A7C98" w:rsidRPr="007A5CED">
        <w:rPr>
          <w:rFonts w:ascii="Times New Roman" w:hAnsi="Times New Roman" w:cs="Times New Roman"/>
          <w:lang w:val="en-US"/>
        </w:rPr>
        <w:t xml:space="preserve"> and have had to rely on hand-engineered features and group theory to systematically find solutions. </w:t>
      </w:r>
      <w:r w:rsidR="00C5434D" w:rsidRPr="007A5CED">
        <w:rPr>
          <w:rFonts w:ascii="Times New Roman" w:hAnsi="Times New Roman" w:cs="Times New Roman"/>
          <w:lang w:val="en-US"/>
        </w:rPr>
        <w:t xml:space="preserve">The finding of this research paper is to automatically obtain valuable heuristic functions so that the entire problem-solving process is free of human knowledge. This also helps to use </w:t>
      </w:r>
      <w:r w:rsidR="003275BB" w:rsidRPr="007A5CED">
        <w:rPr>
          <w:rFonts w:ascii="Times New Roman" w:hAnsi="Times New Roman" w:cs="Times New Roman"/>
          <w:lang w:val="en-US"/>
        </w:rPr>
        <w:t xml:space="preserve">heuristic </w:t>
      </w:r>
    </w:p>
    <w:p w14:paraId="751D9C7D" w14:textId="4CCD9A02" w:rsidR="00E5557D" w:rsidRPr="0075614D" w:rsidRDefault="00C5434D"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lastRenderedPageBreak/>
        <w:t xml:space="preserve">algorithm rules that perform random walks back from a goal state and try to learn how far they have reached the goal. </w:t>
      </w:r>
      <w:r w:rsidR="005A7C98" w:rsidRPr="007A5CED">
        <w:rPr>
          <w:rFonts w:ascii="Times New Roman" w:hAnsi="Times New Roman" w:cs="Times New Roman"/>
          <w:lang w:val="en-US"/>
        </w:rPr>
        <w:t xml:space="preserve">Several tests </w:t>
      </w:r>
      <w:r w:rsidR="007E66EF" w:rsidRPr="007A5CED">
        <w:rPr>
          <w:rFonts w:ascii="Times New Roman" w:hAnsi="Times New Roman" w:cs="Times New Roman"/>
          <w:lang w:val="en-US"/>
        </w:rPr>
        <w:t xml:space="preserve">ran </w:t>
      </w:r>
      <w:r w:rsidR="005A7C98" w:rsidRPr="007A5CED">
        <w:rPr>
          <w:rFonts w:ascii="Times New Roman" w:hAnsi="Times New Roman" w:cs="Times New Roman"/>
          <w:lang w:val="en-US"/>
        </w:rPr>
        <w:t xml:space="preserve">to compare </w:t>
      </w:r>
      <w:r w:rsidR="008460F0" w:rsidRPr="007A5CED">
        <w:rPr>
          <w:rFonts w:ascii="Times New Roman" w:hAnsi="Times New Roman" w:cs="Times New Roman"/>
          <w:lang w:val="en-US"/>
        </w:rPr>
        <w:t xml:space="preserve">the </w:t>
      </w:r>
      <w:r w:rsidR="005A7C98" w:rsidRPr="007A5CED">
        <w:rPr>
          <w:rFonts w:ascii="Times New Roman" w:hAnsi="Times New Roman" w:cs="Times New Roman"/>
          <w:lang w:val="en-US"/>
        </w:rPr>
        <w:t xml:space="preserve">different heuristics. Firstly, </w:t>
      </w:r>
      <w:r w:rsidR="00E93686">
        <w:rPr>
          <w:rFonts w:ascii="Times New Roman" w:hAnsi="Times New Roman" w:cs="Times New Roman"/>
          <w:lang w:val="en-US"/>
        </w:rPr>
        <w:t xml:space="preserve">the </w:t>
      </w:r>
      <w:r w:rsidR="00CF48A7" w:rsidRPr="007A5CED">
        <w:rPr>
          <w:rFonts w:ascii="Times New Roman" w:hAnsi="Times New Roman" w:cs="Times New Roman"/>
          <w:lang w:val="en-US"/>
        </w:rPr>
        <w:t xml:space="preserve">comparison is done between </w:t>
      </w:r>
      <w:r w:rsidR="005A7C98" w:rsidRPr="007A5CED">
        <w:rPr>
          <w:rFonts w:ascii="Times New Roman" w:hAnsi="Times New Roman" w:cs="Times New Roman"/>
          <w:lang w:val="en-US"/>
        </w:rPr>
        <w:t>the regular heuristics</w:t>
      </w:r>
      <w:r w:rsidR="00BF5105" w:rsidRPr="007A5CED">
        <w:rPr>
          <w:rFonts w:ascii="Times New Roman" w:hAnsi="Times New Roman" w:cs="Times New Roman"/>
          <w:lang w:val="en-US"/>
        </w:rPr>
        <w:t xml:space="preserve"> (human-made heuristic, the trained model using heuristic rules),</w:t>
      </w:r>
      <w:r w:rsidR="005A7C98" w:rsidRPr="007A5CED">
        <w:rPr>
          <w:rFonts w:ascii="Times New Roman" w:hAnsi="Times New Roman" w:cs="Times New Roman"/>
          <w:lang w:val="en-US"/>
        </w:rPr>
        <w:t xml:space="preserve"> </w:t>
      </w:r>
      <w:r w:rsidR="00CF48A7" w:rsidRPr="007A5CED">
        <w:rPr>
          <w:rFonts w:ascii="Times New Roman" w:hAnsi="Times New Roman" w:cs="Times New Roman"/>
          <w:lang w:val="en-US"/>
        </w:rPr>
        <w:t xml:space="preserve">with </w:t>
      </w:r>
      <w:r w:rsidR="005A7C98" w:rsidRPr="007A5CED">
        <w:rPr>
          <w:rFonts w:ascii="Times New Roman" w:hAnsi="Times New Roman" w:cs="Times New Roman"/>
          <w:lang w:val="en-US"/>
        </w:rPr>
        <w:t xml:space="preserve">each other. Then, </w:t>
      </w:r>
      <w:r w:rsidR="00E93686">
        <w:rPr>
          <w:rFonts w:ascii="Times New Roman" w:hAnsi="Times New Roman" w:cs="Times New Roman"/>
          <w:lang w:val="en-US"/>
        </w:rPr>
        <w:t xml:space="preserve">the </w:t>
      </w:r>
      <w:r w:rsidR="002E41A3" w:rsidRPr="007A5CED">
        <w:rPr>
          <w:rFonts w:ascii="Times New Roman" w:hAnsi="Times New Roman" w:cs="Times New Roman"/>
          <w:lang w:val="en-US"/>
        </w:rPr>
        <w:t xml:space="preserve">comparison is done between </w:t>
      </w:r>
      <w:r w:rsidR="005A7C98" w:rsidRPr="007A5CED">
        <w:rPr>
          <w:rFonts w:ascii="Times New Roman" w:hAnsi="Times New Roman" w:cs="Times New Roman"/>
          <w:lang w:val="en-US"/>
        </w:rPr>
        <w:t>the learned heuristics</w:t>
      </w:r>
      <w:r w:rsidR="00BF5105" w:rsidRPr="007A5CED">
        <w:rPr>
          <w:rFonts w:ascii="Times New Roman" w:hAnsi="Times New Roman" w:cs="Times New Roman"/>
          <w:lang w:val="en-US"/>
        </w:rPr>
        <w:t xml:space="preserve"> (the learned model from regular heuristic),</w:t>
      </w:r>
      <w:r w:rsidR="005A7C98" w:rsidRPr="007A5CED">
        <w:rPr>
          <w:rFonts w:ascii="Times New Roman" w:hAnsi="Times New Roman" w:cs="Times New Roman"/>
          <w:lang w:val="en-US"/>
        </w:rPr>
        <w:t xml:space="preserve"> </w:t>
      </w:r>
      <w:r w:rsidR="00E13CA4" w:rsidRPr="007A5CED">
        <w:rPr>
          <w:rFonts w:ascii="Times New Roman" w:hAnsi="Times New Roman" w:cs="Times New Roman"/>
          <w:lang w:val="en-US"/>
        </w:rPr>
        <w:t xml:space="preserve">with </w:t>
      </w:r>
      <w:r w:rsidR="005A7C98" w:rsidRPr="007A5CED">
        <w:rPr>
          <w:rFonts w:ascii="Times New Roman" w:hAnsi="Times New Roman" w:cs="Times New Roman"/>
          <w:lang w:val="en-US"/>
        </w:rPr>
        <w:t>each other. Finally, compare</w:t>
      </w:r>
      <w:r w:rsidR="00114664" w:rsidRPr="007A5CED">
        <w:rPr>
          <w:rFonts w:ascii="Times New Roman" w:hAnsi="Times New Roman" w:cs="Times New Roman"/>
          <w:lang w:val="en-US"/>
        </w:rPr>
        <w:t>d</w:t>
      </w:r>
      <w:r w:rsidR="005A7C98" w:rsidRPr="007A5CED">
        <w:rPr>
          <w:rFonts w:ascii="Times New Roman" w:hAnsi="Times New Roman" w:cs="Times New Roman"/>
          <w:lang w:val="en-US"/>
        </w:rPr>
        <w:t xml:space="preserve"> the best heuristic from the first group to the respective one from the second group. </w:t>
      </w:r>
      <w:r w:rsidR="007F6E52" w:rsidRPr="007A5CED">
        <w:rPr>
          <w:rFonts w:ascii="Times New Roman" w:hAnsi="Times New Roman" w:cs="Times New Roman"/>
          <w:lang w:val="en-US"/>
        </w:rPr>
        <w:t xml:space="preserve">The results are analyzed as the performance of different heuristics is reasonable. This is due to the fact that </w:t>
      </w:r>
      <w:r w:rsidR="00E93686">
        <w:rPr>
          <w:rFonts w:ascii="Times New Roman" w:hAnsi="Times New Roman" w:cs="Times New Roman"/>
          <w:lang w:val="en-US"/>
        </w:rPr>
        <w:t xml:space="preserve">the </w:t>
      </w:r>
      <w:r w:rsidR="007F6E52" w:rsidRPr="007A5CED">
        <w:rPr>
          <w:rFonts w:ascii="Times New Roman" w:hAnsi="Times New Roman" w:cs="Times New Roman"/>
          <w:lang w:val="en-US"/>
        </w:rPr>
        <w:t xml:space="preserve">number of nodes are expanded to include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7F6E52" w:rsidRPr="006D7272">
        <w:rPr>
          <w:rFonts w:ascii="Times New Roman" w:hAnsi="Times New Roman" w:cs="Times New Roman"/>
          <w:lang w:val="en-US"/>
        </w:rPr>
        <w:t xml:space="preserve"> </w:t>
      </w:r>
      <w:r w:rsidR="007F6E52" w:rsidRPr="00373268">
        <w:rPr>
          <w:rFonts w:ascii="Times New Roman" w:hAnsi="Times New Roman" w:cs="Times New Roman"/>
          <w:lang w:val="en-US"/>
        </w:rPr>
        <w:t>algorithm.</w:t>
      </w:r>
      <w:r w:rsidR="007F6E52" w:rsidRPr="0075614D">
        <w:rPr>
          <w:rFonts w:ascii="Times New Roman" w:hAnsi="Times New Roman" w:cs="Times New Roman"/>
          <w:lang w:val="en-US"/>
        </w:rPr>
        <w:t xml:space="preserve"> </w:t>
      </w:r>
    </w:p>
    <w:p w14:paraId="208A1809" w14:textId="77777777" w:rsidR="00E373AD" w:rsidRPr="007A5CED" w:rsidRDefault="00E373AD" w:rsidP="007A5CED">
      <w:pPr>
        <w:spacing w:line="480" w:lineRule="auto"/>
        <w:jc w:val="both"/>
        <w:rPr>
          <w:rFonts w:ascii="Times New Roman" w:hAnsi="Times New Roman" w:cs="Times New Roman"/>
          <w:lang w:val="en-US"/>
        </w:rPr>
      </w:pPr>
    </w:p>
    <w:p w14:paraId="2BF09730" w14:textId="52AB87B9" w:rsidR="0050128B" w:rsidRPr="007A5CED" w:rsidRDefault="0050128B" w:rsidP="007A5CED">
      <w:pPr>
        <w:spacing w:line="480" w:lineRule="auto"/>
        <w:jc w:val="both"/>
        <w:rPr>
          <w:rFonts w:ascii="Times New Roman" w:hAnsi="Times New Roman" w:cs="Times New Roman"/>
          <w:lang w:val="en-US"/>
        </w:rPr>
      </w:pPr>
      <w:r w:rsidRPr="007A5CED">
        <w:rPr>
          <w:rFonts w:ascii="Times New Roman" w:hAnsi="Times New Roman" w:cs="Times New Roman"/>
          <w:b/>
          <w:bCs/>
          <w:lang w:val="en-US"/>
        </w:rPr>
        <w:t>Keywords</w:t>
      </w:r>
      <w:r w:rsidRPr="007A5CED">
        <w:rPr>
          <w:rFonts w:ascii="Times New Roman" w:hAnsi="Times New Roman" w:cs="Times New Roman"/>
          <w:lang w:val="en-US"/>
        </w:rPr>
        <w:t xml:space="preserve">: Neural Network, Rubik’s cube, Heuristic learning, </w:t>
      </w:r>
      <w:r w:rsidR="00506CDE" w:rsidRPr="007A5CED">
        <w:rPr>
          <w:rFonts w:ascii="Times New Roman" w:hAnsi="Times New Roman" w:cs="Times New Roman"/>
          <w:lang w:val="en-US"/>
        </w:rPr>
        <w:t>A</w:t>
      </w:r>
      <w:r w:rsidRPr="007A5CED">
        <w:rPr>
          <w:rFonts w:ascii="Times New Roman" w:hAnsi="Times New Roman" w:cs="Times New Roman"/>
          <w:lang w:val="en-US"/>
        </w:rPr>
        <w:t>dmissible Heuristics</w:t>
      </w:r>
      <w:r w:rsidR="00506CDE" w:rsidRPr="007A5CED">
        <w:rPr>
          <w:rFonts w:ascii="Times New Roman" w:hAnsi="Times New Roman" w:cs="Times New Roman"/>
          <w:lang w:val="en-US"/>
        </w:rPr>
        <w:t>, Inadmissible</w:t>
      </w:r>
      <w:r w:rsidR="001A41F0" w:rsidRPr="007A5CED">
        <w:rPr>
          <w:rFonts w:ascii="Times New Roman" w:hAnsi="Times New Roman" w:cs="Times New Roman"/>
          <w:lang w:val="en-US"/>
        </w:rPr>
        <w:t>.</w:t>
      </w:r>
    </w:p>
    <w:p w14:paraId="32A6E1E3" w14:textId="5156CE11" w:rsidR="0050128B" w:rsidRPr="007A5CED" w:rsidRDefault="0050128B" w:rsidP="007A5CED">
      <w:pPr>
        <w:spacing w:line="480" w:lineRule="auto"/>
        <w:rPr>
          <w:rFonts w:ascii="Times New Roman" w:hAnsi="Times New Roman" w:cs="Times New Roman"/>
          <w:b/>
          <w:lang w:val="en-US"/>
        </w:rPr>
      </w:pPr>
      <w:r w:rsidRPr="007A5CED">
        <w:rPr>
          <w:rFonts w:ascii="Times New Roman" w:hAnsi="Times New Roman" w:cs="Times New Roman"/>
          <w:lang w:val="en-US"/>
        </w:rPr>
        <w:br w:type="page"/>
      </w:r>
    </w:p>
    <w:p w14:paraId="794F326D" w14:textId="54758E0D" w:rsidR="005E2190" w:rsidRPr="007A5CED" w:rsidRDefault="005E2190" w:rsidP="007A5CED">
      <w:pPr>
        <w:tabs>
          <w:tab w:val="left" w:pos="709"/>
        </w:tabs>
        <w:autoSpaceDE w:val="0"/>
        <w:autoSpaceDN w:val="0"/>
        <w:adjustRightInd w:val="0"/>
        <w:spacing w:after="240" w:line="480" w:lineRule="auto"/>
        <w:contextualSpacing/>
        <w:jc w:val="center"/>
        <w:rPr>
          <w:rFonts w:ascii="Times New Roman" w:hAnsi="Times New Roman" w:cs="Times New Roman"/>
          <w:b/>
          <w:color w:val="000000" w:themeColor="text1"/>
        </w:rPr>
      </w:pPr>
      <w:r w:rsidRPr="007A5CED">
        <w:rPr>
          <w:rFonts w:ascii="Times New Roman" w:hAnsi="Times New Roman" w:cs="Times New Roman"/>
          <w:b/>
          <w:color w:val="000000" w:themeColor="text1"/>
          <w:lang w:val="en-US"/>
        </w:rPr>
        <w:lastRenderedPageBreak/>
        <w:t>NEURAL RUBIK’S – SOLVING RUBIK’S CUBE</w:t>
      </w:r>
      <w:r w:rsidRPr="007A5CED">
        <w:rPr>
          <w:rFonts w:ascii="Times New Roman" w:hAnsi="Times New Roman" w:cs="Times New Roman"/>
          <w:b/>
          <w:color w:val="000000" w:themeColor="text1"/>
        </w:rPr>
        <w:t xml:space="preserve"> </w:t>
      </w:r>
      <w:r w:rsidRPr="007A5CED">
        <w:rPr>
          <w:rFonts w:ascii="Times New Roman" w:hAnsi="Times New Roman" w:cs="Times New Roman"/>
          <w:b/>
          <w:color w:val="000000" w:themeColor="text1"/>
          <w:lang w:val="en-US"/>
        </w:rPr>
        <w:t>USING NEURAL NETWORK (HEURISTIC LEARNING)</w:t>
      </w:r>
    </w:p>
    <w:p w14:paraId="2AC1BF81" w14:textId="4C8414E8" w:rsidR="0050128B" w:rsidRPr="007A5CED" w:rsidRDefault="0050128B" w:rsidP="007A5CED">
      <w:pPr>
        <w:pStyle w:val="Heading1"/>
        <w:rPr>
          <w:lang w:val="en-US"/>
        </w:rPr>
      </w:pPr>
      <w:bookmarkStart w:id="4" w:name="_Toc9461155"/>
      <w:bookmarkStart w:id="5" w:name="_Toc15157412"/>
      <w:r w:rsidRPr="007A5CED">
        <w:rPr>
          <w:lang w:val="en-US"/>
        </w:rPr>
        <w:t>ABSTRAK</w:t>
      </w:r>
      <w:bookmarkEnd w:id="4"/>
      <w:bookmarkEnd w:id="5"/>
    </w:p>
    <w:p w14:paraId="7EB95537" w14:textId="1D6DFE7C" w:rsidR="0050128B" w:rsidRPr="007A5CED" w:rsidRDefault="0050128B" w:rsidP="007A5CED">
      <w:pPr>
        <w:spacing w:line="480" w:lineRule="auto"/>
        <w:rPr>
          <w:rFonts w:ascii="Times New Roman" w:hAnsi="Times New Roman" w:cs="Times New Roman"/>
          <w:lang w:val="en-US"/>
        </w:rPr>
      </w:pPr>
    </w:p>
    <w:p w14:paraId="2B2C1EF6" w14:textId="46CF3659" w:rsidR="00E5557D" w:rsidRPr="001F1829" w:rsidRDefault="009826DF" w:rsidP="0075614D">
      <w:pPr>
        <w:spacing w:line="480" w:lineRule="auto"/>
        <w:jc w:val="both"/>
        <w:rPr>
          <w:rFonts w:ascii="Times New Roman" w:hAnsi="Times New Roman" w:cs="Times New Roman"/>
          <w:lang w:val="en-US"/>
        </w:rPr>
      </w:pPr>
      <w:r w:rsidRPr="007A5CED">
        <w:rPr>
          <w:rFonts w:ascii="Times New Roman" w:eastAsia="Times New Roman" w:hAnsi="Times New Roman" w:cs="Times New Roman"/>
          <w:color w:val="212121"/>
          <w:lang w:val="ms-MY"/>
        </w:rPr>
        <w:t xml:space="preserve">Neural networks telah terbukti mampu menangani data bising dan tidak berstruktur seperti teks tulisan tangan, imej, bunyi, dan klasifikasi objek dunia berdasarkan penerangan yang tidak lengkap. Terdapat beberapa tumpuan kepada pembelajaran heuristik di mana fungsi heuristik dari latihan menggunakan model pembelajaran mesin boleh secara automatik disebabkan. </w:t>
      </w:r>
      <w:r w:rsidR="00015E27" w:rsidRPr="007A5CED">
        <w:rPr>
          <w:rFonts w:ascii="Times New Roman" w:hAnsi="Times New Roman" w:cs="Times New Roman"/>
          <w:lang w:val="en-US"/>
        </w:rPr>
        <w:t>Dua jenis algoritma heuristik digunakan, pertama, heuristik yang boleh diterima atau pencarian maklumat digunakan untuk menilai perbelanjaan mencapai objektif objektif dalam algoritma heuristic. Dalam kajian ini, keadaan objektif adalah untuk Rubik's Cube berada dalam keadaan yang diselesaikan. Semua bersama-sama untuk heuristik yang dibenarkan untuk heuristik, kos yang dinilai harus bergantung lebih rendah daripada atau setara dengan kos sebenar untuk mencapai keadaan objektif.</w:t>
      </w:r>
      <w:r w:rsidR="00015E27" w:rsidRPr="0075614D">
        <w:rPr>
          <w:rFonts w:ascii="Times New Roman" w:hAnsi="Times New Roman" w:cs="Times New Roman"/>
        </w:rPr>
        <w:t xml:space="preserve"> </w:t>
      </w:r>
      <w:r w:rsidR="00015E27" w:rsidRPr="006D7272">
        <w:rPr>
          <w:rFonts w:ascii="Times New Roman" w:hAnsi="Times New Roman" w:cs="Times New Roman"/>
          <w:lang w:val="en-US"/>
        </w:rPr>
        <w:t>Algoritma heuristik menggunakan heuristik sdmissible untuk mengetahui cara ideal yang diharapkan untuk keadaan objektif dari keadaan semasa.</w:t>
      </w:r>
      <w:r w:rsidR="003275BB" w:rsidRPr="0075614D">
        <w:rPr>
          <w:rFonts w:ascii="Times New Roman" w:hAnsi="Times New Roman" w:cs="Times New Roman"/>
        </w:rPr>
        <w:t xml:space="preserve"> </w:t>
      </w:r>
      <w:r w:rsidR="003275BB" w:rsidRPr="006D7272">
        <w:rPr>
          <w:rFonts w:ascii="Times New Roman" w:hAnsi="Times New Roman" w:cs="Times New Roman"/>
          <w:lang w:val="en-US"/>
        </w:rPr>
        <w:t>Walaupun heuristik inadmissible, ia mungkin kadang-kada</w:t>
      </w:r>
      <w:r w:rsidR="003275BB" w:rsidRPr="00373268">
        <w:rPr>
          <w:rFonts w:ascii="Times New Roman" w:hAnsi="Times New Roman" w:cs="Times New Roman"/>
          <w:lang w:val="en-US"/>
        </w:rPr>
        <w:t>ng mencari laluan yang tidak opti</w:t>
      </w:r>
      <w:r w:rsidR="003275BB" w:rsidRPr="0075614D">
        <w:rPr>
          <w:rFonts w:ascii="Times New Roman" w:hAnsi="Times New Roman" w:cs="Times New Roman"/>
          <w:lang w:val="en-US"/>
        </w:rPr>
        <w:t>mum.</w:t>
      </w:r>
      <w:r w:rsidR="003275BB" w:rsidRPr="0075614D">
        <w:rPr>
          <w:rFonts w:ascii="Times New Roman" w:hAnsi="Times New Roman" w:cs="Times New Roman"/>
        </w:rPr>
        <w:t xml:space="preserve"> </w:t>
      </w:r>
      <w:r w:rsidR="003275BB" w:rsidRPr="006D7272">
        <w:rPr>
          <w:rFonts w:ascii="Times New Roman" w:hAnsi="Times New Roman" w:cs="Times New Roman"/>
          <w:lang w:val="en-US"/>
        </w:rPr>
        <w:t>Dengan membiasakan anggaran, ia boleh memilih antara kos laluan dan kos carian. Rubik's Cube menggunakan teori kumpulan matematik, yang telah membantu menyimpulkan algoritma tertentu. Selain itu, hakikat bahawa terdapa</w:t>
      </w:r>
      <w:r w:rsidR="003275BB" w:rsidRPr="00373268">
        <w:rPr>
          <w:rFonts w:ascii="Times New Roman" w:hAnsi="Times New Roman" w:cs="Times New Roman"/>
          <w:lang w:val="en-US"/>
        </w:rPr>
        <w:t xml:space="preserve">t subkumpulan yang berbeza dalam </w:t>
      </w:r>
      <w:r w:rsidR="003275BB" w:rsidRPr="0075614D">
        <w:rPr>
          <w:rFonts w:ascii="Times New Roman" w:hAnsi="Times New Roman" w:cs="Times New Roman"/>
          <w:lang w:val="en-US"/>
        </w:rPr>
        <w:t>kumpulan Rubik Cube membolehkan teka-teki itu dipelajari dan dikuasai dengan bergerak melalui "tahap kesukaran" yang berbeza. Melaksanakan pendekatan rangkaian saraf untuk menyelesaikan Rubik's Cube telah berjuang untuk ber</w:t>
      </w:r>
      <w:r w:rsidR="003275BB" w:rsidRPr="007A5CED">
        <w:rPr>
          <w:rFonts w:ascii="Times New Roman" w:hAnsi="Times New Roman" w:cs="Times New Roman"/>
          <w:lang w:val="en-US"/>
        </w:rPr>
        <w:t xml:space="preserve">jaya tanpa bantuan manusia dan harus bergantung pada ciri-ciri tangan </w:t>
      </w:r>
      <w:r w:rsidR="003275BB" w:rsidRPr="007A5CED">
        <w:rPr>
          <w:rFonts w:ascii="Times New Roman" w:hAnsi="Times New Roman" w:cs="Times New Roman"/>
          <w:lang w:val="en-US"/>
        </w:rPr>
        <w:lastRenderedPageBreak/>
        <w:t xml:space="preserve">dan teori kumpulan untuk mencari penyelesaian secara sistematik. Dapatan kertas penyelidikan ini adalah untuk mendapatkan fungsi heuristik berharga secara automatik supaya keseluruhan proses penyelesaian masalah bebas dari pengetahuan manusia. Ini juga membantu menggunakan </w:t>
      </w:r>
      <w:r w:rsidR="006B79AA" w:rsidRPr="007A5CED">
        <w:rPr>
          <w:rFonts w:ascii="Times New Roman" w:hAnsi="Times New Roman" w:cs="Times New Roman"/>
          <w:lang w:val="en-US"/>
        </w:rPr>
        <w:t xml:space="preserve">heuristic </w:t>
      </w:r>
      <w:r w:rsidR="003275BB" w:rsidRPr="007A5CED">
        <w:rPr>
          <w:rFonts w:ascii="Times New Roman" w:hAnsi="Times New Roman" w:cs="Times New Roman"/>
          <w:lang w:val="en-US"/>
        </w:rPr>
        <w:t>peraturan algoritma yang melakukan rawak berjalan kembali dari keadaan matlamat dan cuba untuk mengetahui sejauh mana mereka telah mencapai matlamat. Beberapa ujian dijalankan untuk membandingkan heuristik yang berbeza. Pertama, perbandingan dilakukan antara heuristik biasa (heuristic buatan manusia, model yang terlatih menggunakan peraturan heuristik), antara satu sama lain. Kemudian, perbandingan dilakukan antara heuristik yang dipelajari (model belajar dari heuristik biasa), antara satu sama lain. Akhirnya, membandingkan heuristik terbaik dari kumpulan pertama kepada kumpulan masing-masing dari kumpulan kedua. Hasilnya dianalisis sebagai prestasi heuristik yang berbeza adalah munasabah. Ini disebabkan oleh fakta bahawa bilangan nod diperluaskan untuk memasukkan algoritma</w:t>
      </w:r>
      <w:r w:rsidR="006B79AA" w:rsidRPr="007A5CED">
        <w:rPr>
          <w:rFonts w:ascii="Times New Roman" w:hAnsi="Times New Roman" w:cs="Times New Roman"/>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79AA" w:rsidRPr="006D7272">
        <w:rPr>
          <w:rFonts w:ascii="Times New Roman" w:eastAsiaTheme="minorEastAsia" w:hAnsi="Times New Roman" w:cs="Times New Roman"/>
          <w:lang w:val="en-US"/>
        </w:rPr>
        <w:t>.</w:t>
      </w:r>
    </w:p>
    <w:p w14:paraId="75B9B625" w14:textId="77777777" w:rsidR="00015E27" w:rsidRPr="0075614D" w:rsidRDefault="00015E27" w:rsidP="00166D95">
      <w:pPr>
        <w:spacing w:line="480" w:lineRule="auto"/>
        <w:jc w:val="both"/>
        <w:rPr>
          <w:rFonts w:ascii="Times New Roman" w:hAnsi="Times New Roman" w:cs="Times New Roman"/>
          <w:lang w:val="en-US"/>
        </w:rPr>
      </w:pPr>
    </w:p>
    <w:p w14:paraId="1FC89A83" w14:textId="1C35D306" w:rsidR="00E5557D" w:rsidRPr="007A5CED" w:rsidRDefault="00D404C3" w:rsidP="007A5CED">
      <w:pPr>
        <w:spacing w:line="480" w:lineRule="auto"/>
        <w:rPr>
          <w:rFonts w:ascii="Times New Roman" w:hAnsi="Times New Roman" w:cs="Times New Roman"/>
          <w:lang w:val="en-US"/>
        </w:rPr>
      </w:pPr>
      <w:r w:rsidRPr="00166D95">
        <w:rPr>
          <w:rFonts w:ascii="Times New Roman" w:hAnsi="Times New Roman" w:cs="Times New Roman"/>
          <w:b/>
          <w:bCs/>
          <w:lang w:val="en-US"/>
        </w:rPr>
        <w:t xml:space="preserve">Kata kunci: </w:t>
      </w:r>
      <w:r w:rsidR="00506CDE" w:rsidRPr="007A5CED">
        <w:rPr>
          <w:rFonts w:ascii="Times New Roman" w:eastAsia="Times New Roman" w:hAnsi="Times New Roman" w:cs="Times New Roman"/>
          <w:color w:val="212121"/>
          <w:lang w:val="ms-MY"/>
        </w:rPr>
        <w:t>Neural Networks</w:t>
      </w:r>
      <w:r w:rsidRPr="007A5CED">
        <w:rPr>
          <w:rFonts w:ascii="Times New Roman" w:hAnsi="Times New Roman" w:cs="Times New Roman"/>
          <w:lang w:val="en-US"/>
        </w:rPr>
        <w:t>, Rubik</w:t>
      </w:r>
      <w:r w:rsidR="00506CDE" w:rsidRPr="007A5CED">
        <w:rPr>
          <w:rFonts w:ascii="Times New Roman" w:hAnsi="Times New Roman" w:cs="Times New Roman"/>
          <w:lang w:val="en-US"/>
        </w:rPr>
        <w:t>’s Cube</w:t>
      </w:r>
      <w:r w:rsidRPr="007A5CED">
        <w:rPr>
          <w:rFonts w:ascii="Times New Roman" w:hAnsi="Times New Roman" w:cs="Times New Roman"/>
          <w:lang w:val="en-US"/>
        </w:rPr>
        <w:t xml:space="preserve">, </w:t>
      </w:r>
      <w:r w:rsidR="00506CDE" w:rsidRPr="007A5CED">
        <w:rPr>
          <w:rFonts w:ascii="Times New Roman" w:hAnsi="Times New Roman" w:cs="Times New Roman"/>
          <w:lang w:val="en-US"/>
        </w:rPr>
        <w:t>P</w:t>
      </w:r>
      <w:r w:rsidRPr="007A5CED">
        <w:rPr>
          <w:rFonts w:ascii="Times New Roman" w:hAnsi="Times New Roman" w:cs="Times New Roman"/>
          <w:lang w:val="en-US"/>
        </w:rPr>
        <w:t xml:space="preserve">embelajaran Heuristik, </w:t>
      </w:r>
      <w:r w:rsidR="00015E27" w:rsidRPr="007A5CED">
        <w:rPr>
          <w:rFonts w:ascii="Times New Roman" w:hAnsi="Times New Roman" w:cs="Times New Roman"/>
          <w:lang w:val="en-US"/>
        </w:rPr>
        <w:t xml:space="preserve">Heuristik </w:t>
      </w:r>
      <w:r w:rsidR="001A41F0" w:rsidRPr="007A5CED">
        <w:rPr>
          <w:rFonts w:ascii="Times New Roman" w:hAnsi="Times New Roman" w:cs="Times New Roman"/>
          <w:lang w:val="en-US"/>
        </w:rPr>
        <w:t>Admissible</w:t>
      </w:r>
      <w:r w:rsidR="006343B8" w:rsidRPr="007A5CED">
        <w:rPr>
          <w:rFonts w:ascii="Times New Roman" w:hAnsi="Times New Roman" w:cs="Times New Roman"/>
          <w:lang w:val="en-US"/>
        </w:rPr>
        <w:t xml:space="preserve">, </w:t>
      </w:r>
      <w:r w:rsidR="00015E27" w:rsidRPr="007A5CED">
        <w:rPr>
          <w:rFonts w:ascii="Times New Roman" w:hAnsi="Times New Roman" w:cs="Times New Roman"/>
          <w:lang w:val="en-US"/>
        </w:rPr>
        <w:t xml:space="preserve">Heuristik </w:t>
      </w:r>
      <w:r w:rsidR="001A41F0" w:rsidRPr="007A5CED">
        <w:rPr>
          <w:rFonts w:ascii="Times New Roman" w:hAnsi="Times New Roman" w:cs="Times New Roman"/>
          <w:lang w:val="en-US"/>
        </w:rPr>
        <w:t>Inadmissible.</w:t>
      </w:r>
    </w:p>
    <w:p w14:paraId="5894709D" w14:textId="77777777" w:rsidR="0050128B" w:rsidRPr="007A5CED" w:rsidRDefault="0050128B" w:rsidP="007A5CED">
      <w:pPr>
        <w:spacing w:line="480" w:lineRule="auto"/>
        <w:rPr>
          <w:rFonts w:ascii="Times New Roman" w:hAnsi="Times New Roman" w:cs="Times New Roman"/>
          <w:lang w:val="en-US"/>
        </w:rPr>
      </w:pPr>
    </w:p>
    <w:p w14:paraId="289DD3D6" w14:textId="313FB408" w:rsidR="00795BC1" w:rsidRPr="007A5CED" w:rsidRDefault="00DF77F5" w:rsidP="007A5CED">
      <w:pPr>
        <w:pStyle w:val="Heading1"/>
        <w:rPr>
          <w:lang w:val="en-US"/>
        </w:rPr>
      </w:pPr>
      <w:r w:rsidRPr="007A5CED">
        <w:rPr>
          <w:lang w:val="en-US"/>
        </w:rPr>
        <w:br w:type="page"/>
      </w:r>
      <w:bookmarkStart w:id="6" w:name="_Toc9461156"/>
      <w:bookmarkStart w:id="7" w:name="_Toc15157413"/>
      <w:r w:rsidR="00795BC1" w:rsidRPr="007A5CED">
        <w:rPr>
          <w:lang w:val="en-US"/>
        </w:rPr>
        <w:lastRenderedPageBreak/>
        <w:t>ACKNOWLEDGEMENTS</w:t>
      </w:r>
      <w:bookmarkEnd w:id="6"/>
      <w:bookmarkEnd w:id="7"/>
    </w:p>
    <w:p w14:paraId="73EA58B1" w14:textId="77777777" w:rsidR="00EB2E5C" w:rsidRPr="007A5CED" w:rsidRDefault="00EB2E5C" w:rsidP="007A5CED">
      <w:pPr>
        <w:spacing w:line="480" w:lineRule="auto"/>
        <w:rPr>
          <w:rFonts w:ascii="Times New Roman" w:hAnsi="Times New Roman" w:cs="Times New Roman"/>
          <w:lang w:val="en-US"/>
        </w:rPr>
      </w:pPr>
    </w:p>
    <w:p w14:paraId="6F23B582" w14:textId="433CEDFD" w:rsidR="00592667"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Primarily, I would like to thank my supervisor Dr.Aznul Qali</w:t>
      </w:r>
      <w:r w:rsidR="0052193C" w:rsidRPr="007A5CED">
        <w:rPr>
          <w:rFonts w:ascii="Times New Roman" w:hAnsi="Times New Roman" w:cs="Times New Roman"/>
          <w:lang w:val="en-US"/>
        </w:rPr>
        <w:t>d</w:t>
      </w:r>
      <w:r w:rsidRPr="007A5CED">
        <w:rPr>
          <w:rFonts w:ascii="Times New Roman" w:hAnsi="Times New Roman" w:cs="Times New Roman"/>
          <w:lang w:val="en-US"/>
        </w:rPr>
        <w:t xml:space="preserve"> Md Sabri of Faculty of Computer Science and Information Technology in University Malaya, Malaysia. His clear guidance and advice have been nothing short of helpful.</w:t>
      </w:r>
    </w:p>
    <w:p w14:paraId="47F73131" w14:textId="77777777" w:rsidR="00592667" w:rsidRPr="007A5CED" w:rsidRDefault="00592667" w:rsidP="007A5CED">
      <w:pPr>
        <w:spacing w:line="480" w:lineRule="auto"/>
        <w:jc w:val="both"/>
        <w:rPr>
          <w:rFonts w:ascii="Times New Roman" w:hAnsi="Times New Roman" w:cs="Times New Roman"/>
          <w:lang w:val="en-US"/>
        </w:rPr>
      </w:pPr>
    </w:p>
    <w:p w14:paraId="7126ED1B" w14:textId="77777777" w:rsidR="00592667"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I want to thank Miss Norhazariah Binti Husin, the administrative assistant in the Faculty of Computer Science and Information Technology in University Malaya, Malaysia Office. From the first day, we contacted University Malaya (UM), she has been there to assist us rain or shine through the year.</w:t>
      </w:r>
    </w:p>
    <w:p w14:paraId="7D630982" w14:textId="77777777" w:rsidR="00592667" w:rsidRPr="007A5CED" w:rsidRDefault="00592667" w:rsidP="007A5CED">
      <w:pPr>
        <w:spacing w:line="480" w:lineRule="auto"/>
        <w:jc w:val="both"/>
        <w:rPr>
          <w:rFonts w:ascii="Times New Roman" w:hAnsi="Times New Roman" w:cs="Times New Roman"/>
          <w:lang w:val="en-US"/>
        </w:rPr>
      </w:pPr>
    </w:p>
    <w:p w14:paraId="7F0A2D0D" w14:textId="2B0728A1" w:rsidR="00795BC1" w:rsidRPr="007A5CED" w:rsidRDefault="00592667" w:rsidP="007A5CED">
      <w:pPr>
        <w:spacing w:line="480" w:lineRule="auto"/>
        <w:jc w:val="both"/>
        <w:rPr>
          <w:rFonts w:ascii="Times New Roman" w:hAnsi="Times New Roman" w:cs="Times New Roman"/>
          <w:lang w:val="en-US"/>
        </w:rPr>
      </w:pPr>
      <w:r w:rsidRPr="007A5CED">
        <w:rPr>
          <w:rFonts w:ascii="Times New Roman" w:hAnsi="Times New Roman" w:cs="Times New Roman"/>
          <w:lang w:val="en-US"/>
        </w:rPr>
        <w:t xml:space="preserve">I want to thank my </w:t>
      </w:r>
      <w:r w:rsidR="007858E3" w:rsidRPr="007A5CED">
        <w:rPr>
          <w:rFonts w:ascii="Times New Roman" w:hAnsi="Times New Roman" w:cs="Times New Roman"/>
          <w:lang w:val="en-US"/>
        </w:rPr>
        <w:t xml:space="preserve">families, my </w:t>
      </w:r>
      <w:r w:rsidR="00D60AE8" w:rsidRPr="007A5CED">
        <w:rPr>
          <w:rFonts w:ascii="Times New Roman" w:hAnsi="Times New Roman" w:cs="Times New Roman"/>
          <w:lang w:val="en-US"/>
        </w:rPr>
        <w:t>partner</w:t>
      </w:r>
      <w:r w:rsidR="00564C3E" w:rsidRPr="007A5CED">
        <w:rPr>
          <w:rFonts w:ascii="Times New Roman" w:hAnsi="Times New Roman" w:cs="Times New Roman"/>
          <w:lang w:val="en-US"/>
        </w:rPr>
        <w:t xml:space="preserve"> </w:t>
      </w:r>
      <w:r w:rsidRPr="007A5CED">
        <w:rPr>
          <w:rFonts w:ascii="Times New Roman" w:hAnsi="Times New Roman" w:cs="Times New Roman"/>
          <w:lang w:val="en-US"/>
        </w:rPr>
        <w:t xml:space="preserve">and my friends, </w:t>
      </w:r>
      <w:r w:rsidR="00564C3E" w:rsidRPr="007A5CED">
        <w:rPr>
          <w:rFonts w:ascii="Times New Roman" w:hAnsi="Times New Roman" w:cs="Times New Roman"/>
          <w:lang w:val="en-US"/>
        </w:rPr>
        <w:t xml:space="preserve">Mr and Mrs Magadevan </w:t>
      </w:r>
      <w:r w:rsidRPr="007A5CED">
        <w:rPr>
          <w:rFonts w:ascii="Times New Roman" w:hAnsi="Times New Roman" w:cs="Times New Roman"/>
          <w:lang w:val="en-US"/>
        </w:rPr>
        <w:t>Vasantha</w:t>
      </w:r>
      <w:r w:rsidR="00564C3E" w:rsidRPr="007A5CED">
        <w:rPr>
          <w:rFonts w:ascii="Times New Roman" w:hAnsi="Times New Roman" w:cs="Times New Roman"/>
          <w:lang w:val="en-US"/>
        </w:rPr>
        <w:t xml:space="preserve">, </w:t>
      </w:r>
      <w:r w:rsidR="00AC54CF" w:rsidRPr="007A5CED">
        <w:rPr>
          <w:rFonts w:ascii="Times New Roman" w:hAnsi="Times New Roman" w:cs="Times New Roman"/>
          <w:lang w:val="en-US"/>
        </w:rPr>
        <w:t>Mr Charkunnan</w:t>
      </w:r>
      <w:r w:rsidR="00564C3E" w:rsidRPr="007A5CED">
        <w:rPr>
          <w:rFonts w:ascii="Times New Roman" w:hAnsi="Times New Roman" w:cs="Times New Roman"/>
          <w:lang w:val="en-US"/>
        </w:rPr>
        <w:t xml:space="preserve"> Karuppanan</w:t>
      </w:r>
      <w:r w:rsidR="007858E3" w:rsidRPr="007A5CED">
        <w:rPr>
          <w:rFonts w:ascii="Times New Roman" w:hAnsi="Times New Roman" w:cs="Times New Roman"/>
          <w:lang w:val="en-US"/>
        </w:rPr>
        <w:t>, Dr.Milashni Sandran</w:t>
      </w:r>
      <w:r w:rsidR="00564C3E" w:rsidRPr="007A5CED">
        <w:rPr>
          <w:rFonts w:ascii="Times New Roman" w:hAnsi="Times New Roman" w:cs="Times New Roman"/>
          <w:lang w:val="en-US"/>
        </w:rPr>
        <w:t xml:space="preserve"> </w:t>
      </w:r>
      <w:r w:rsidRPr="007A5CED">
        <w:rPr>
          <w:rFonts w:ascii="Times New Roman" w:hAnsi="Times New Roman" w:cs="Times New Roman"/>
          <w:lang w:val="en-US"/>
        </w:rPr>
        <w:t xml:space="preserve">and </w:t>
      </w:r>
      <w:r w:rsidR="00564C3E" w:rsidRPr="007A5CED">
        <w:rPr>
          <w:rFonts w:ascii="Times New Roman" w:hAnsi="Times New Roman" w:cs="Times New Roman"/>
          <w:lang w:val="en-US"/>
        </w:rPr>
        <w:t>Mr.</w:t>
      </w:r>
      <w:r w:rsidR="00693792" w:rsidRPr="007A5CED">
        <w:rPr>
          <w:rFonts w:ascii="Times New Roman" w:hAnsi="Times New Roman" w:cs="Times New Roman"/>
          <w:lang w:val="en-US"/>
        </w:rPr>
        <w:t>Muhammad Nooraizad bin Zailani</w:t>
      </w:r>
      <w:r w:rsidRPr="007A5CED">
        <w:rPr>
          <w:rFonts w:ascii="Times New Roman" w:hAnsi="Times New Roman" w:cs="Times New Roman"/>
          <w:lang w:val="en-US"/>
        </w:rPr>
        <w:t>, for their unconditional love support, understanding and encouragement throughout the whole academic period from Degree to Master. Without them as my pillar of strength, it would have been impossible for me to be where I am today. Thank you with all my heart.</w:t>
      </w:r>
    </w:p>
    <w:p w14:paraId="7B168F27" w14:textId="3991E3AA" w:rsidR="004E494C" w:rsidRPr="007A5CED" w:rsidRDefault="004E494C" w:rsidP="007A5CED">
      <w:pPr>
        <w:spacing w:line="480" w:lineRule="auto"/>
        <w:rPr>
          <w:rFonts w:ascii="Times New Roman" w:hAnsi="Times New Roman" w:cs="Times New Roman"/>
          <w:lang w:val="en-US"/>
        </w:rPr>
      </w:pPr>
    </w:p>
    <w:p w14:paraId="6AF79E9C" w14:textId="60474460" w:rsidR="00592667" w:rsidRPr="007A5CED" w:rsidRDefault="00592667" w:rsidP="007A5CED">
      <w:pPr>
        <w:spacing w:line="480" w:lineRule="auto"/>
        <w:rPr>
          <w:rFonts w:ascii="Times New Roman" w:hAnsi="Times New Roman" w:cs="Times New Roman"/>
          <w:b/>
        </w:rPr>
      </w:pPr>
    </w:p>
    <w:p w14:paraId="73C0C43F" w14:textId="77777777" w:rsidR="00E06FE4" w:rsidRPr="007A5CED" w:rsidRDefault="00E06FE4" w:rsidP="007A5CED">
      <w:pPr>
        <w:spacing w:line="480" w:lineRule="auto"/>
        <w:rPr>
          <w:rFonts w:ascii="Times New Roman" w:hAnsi="Times New Roman" w:cs="Times New Roman"/>
          <w:b/>
        </w:rPr>
      </w:pPr>
      <w:r w:rsidRPr="007A5CED">
        <w:rPr>
          <w:rFonts w:ascii="Times New Roman" w:hAnsi="Times New Roman" w:cs="Times New Roman"/>
        </w:rPr>
        <w:br w:type="page"/>
      </w:r>
    </w:p>
    <w:p w14:paraId="12F2D297" w14:textId="1F6EE95B" w:rsidR="003842F5" w:rsidRPr="00844D9A" w:rsidRDefault="00E06FE4" w:rsidP="00844D9A">
      <w:pPr>
        <w:pStyle w:val="Heading1"/>
        <w:tabs>
          <w:tab w:val="left" w:pos="709"/>
        </w:tabs>
        <w:contextualSpacing/>
      </w:pPr>
      <w:bookmarkStart w:id="8" w:name="_Toc9461157"/>
      <w:bookmarkStart w:id="9" w:name="_Toc15157414"/>
      <w:r w:rsidRPr="00844D9A">
        <w:lastRenderedPageBreak/>
        <w:t xml:space="preserve">TABLE OF </w:t>
      </w:r>
      <w:r w:rsidR="003842F5" w:rsidRPr="00844D9A">
        <w:t>CONTENTS</w:t>
      </w:r>
      <w:bookmarkEnd w:id="8"/>
      <w:bookmarkEnd w:id="9"/>
    </w:p>
    <w:p w14:paraId="0A822442" w14:textId="77777777" w:rsidR="003C4F0F" w:rsidRPr="00844D9A" w:rsidRDefault="003C4F0F" w:rsidP="00844D9A">
      <w:pPr>
        <w:tabs>
          <w:tab w:val="left" w:pos="709"/>
        </w:tabs>
        <w:spacing w:line="480" w:lineRule="auto"/>
        <w:contextualSpacing/>
        <w:jc w:val="right"/>
        <w:rPr>
          <w:rFonts w:ascii="Times New Roman" w:hAnsi="Times New Roman" w:cs="Times New Roman"/>
          <w:b/>
        </w:rPr>
      </w:pPr>
      <w:r w:rsidRPr="00844D9A">
        <w:rPr>
          <w:rFonts w:ascii="Times New Roman" w:hAnsi="Times New Roman" w:cs="Times New Roman"/>
          <w:b/>
        </w:rPr>
        <w:t>PAGE</w:t>
      </w:r>
    </w:p>
    <w:p w14:paraId="5143ED85" w14:textId="2E022EF9" w:rsidR="00F202AF" w:rsidRPr="00844D9A" w:rsidRDefault="0066554F"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bCs w:val="0"/>
        </w:rPr>
        <w:fldChar w:fldCharType="begin"/>
      </w:r>
      <w:r w:rsidRPr="00844D9A">
        <w:rPr>
          <w:rFonts w:ascii="Times New Roman" w:hAnsi="Times New Roman" w:cs="Times New Roman"/>
          <w:b w:val="0"/>
          <w:bCs w:val="0"/>
        </w:rPr>
        <w:instrText xml:space="preserve"> TOC \o "1-6" \h \z \u </w:instrText>
      </w:r>
      <w:r w:rsidRPr="00844D9A">
        <w:rPr>
          <w:rFonts w:ascii="Times New Roman" w:hAnsi="Times New Roman" w:cs="Times New Roman"/>
          <w:b w:val="0"/>
          <w:bCs w:val="0"/>
        </w:rPr>
        <w:fldChar w:fldCharType="separate"/>
      </w:r>
      <w:r w:rsidR="00F47DE0">
        <w:rPr>
          <w:noProof/>
        </w:rPr>
        <w:fldChar w:fldCharType="begin"/>
      </w:r>
      <w:r w:rsidR="00F47DE0">
        <w:rPr>
          <w:noProof/>
        </w:rPr>
        <w:instrText xml:space="preserve"> HYPERLINK \l "_Toc15157410" </w:instrText>
      </w:r>
      <w:ins w:id="10" w:author="Gunasegarran" w:date="2019-07-29T16:10:00Z">
        <w:r w:rsidR="00FD1039">
          <w:rPr>
            <w:noProof/>
          </w:rPr>
        </w:r>
      </w:ins>
      <w:r w:rsidR="00F47DE0">
        <w:rPr>
          <w:noProof/>
        </w:rPr>
        <w:fldChar w:fldCharType="separate"/>
      </w:r>
      <w:r w:rsidR="00F202AF" w:rsidRPr="00844D9A">
        <w:rPr>
          <w:rStyle w:val="Hyperlink"/>
          <w:rFonts w:ascii="Times New Roman" w:hAnsi="Times New Roman" w:cs="Times New Roman"/>
          <w:noProof/>
          <w:lang w:val="en-US"/>
        </w:rPr>
        <w:t>ORIGINAL LITERARY WORK DECLARATION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ii</w:t>
      </w:r>
      <w:r w:rsidR="00F202AF" w:rsidRPr="00844D9A">
        <w:rPr>
          <w:rFonts w:ascii="Times New Roman" w:hAnsi="Times New Roman" w:cs="Times New Roman"/>
          <w:noProof/>
          <w:webHidden/>
        </w:rPr>
        <w:fldChar w:fldCharType="end"/>
      </w:r>
      <w:r w:rsidR="00F47DE0">
        <w:rPr>
          <w:rFonts w:ascii="Times New Roman" w:hAnsi="Times New Roman" w:cs="Times New Roman"/>
          <w:noProof/>
        </w:rPr>
        <w:fldChar w:fldCharType="end"/>
      </w:r>
    </w:p>
    <w:p w14:paraId="35FBE92C" w14:textId="4820C48C"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"_Toc15157411" </w:instrText>
      </w:r>
      <w:ins w:id="1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ABSTRACT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iii</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1C2D1F5E" w14:textId="0561D542"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"_Toc15157412" </w:instrText>
      </w:r>
      <w:ins w:id="1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ABSTRAK</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A191F96" w14:textId="497A3721"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"_Toc15157413" </w:instrText>
      </w:r>
      <w:ins w:id="13"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ACKNOWLEDGEMENTS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vii</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0DD6715" w14:textId="19810849"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"_Toc15157414" </w:instrText>
      </w:r>
      <w:ins w:id="1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TABLE OF CONTENTS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viii</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48C83CD6" w14:textId="4B2063C5"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"_Toc15157415" </w:instrText>
      </w:r>
      <w:ins w:id="15"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LIST OF FIGURES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xi</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44D2BE07" w14:textId="26FECAD6"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"_Toc15157416" </w:instrText>
      </w:r>
      <w:ins w:id="1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LIST OF TABLES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xiii</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63D0E124" w14:textId="4673025F"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"_Toc15157417" </w:instrText>
      </w:r>
      <w:ins w:id="17"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LIST OF SYMBOLS AND ABBREVIATION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_Toc15157417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xv</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5F5A10AC" w14:textId="07E9BD14"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"_Toc15157418" </w:instrText>
      </w:r>
      <w:ins w:id="1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CHAPTER 1: INTRODUCTION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_Toc15157418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1D3E7439" w14:textId="7F6ABBA8"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"_Toc15157419" </w:instrText>
      </w:r>
      <w:ins w:id="19"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Background</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_Toc15157419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FFD6B18" w14:textId="1EF2F1DA"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"_Toc15157420" </w:instrText>
      </w:r>
      <w:ins w:id="2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Motivation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802875B" w14:textId="041C5FAE"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"_Toc15157421" </w:instrText>
      </w:r>
      <w:ins w:id="2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Problem</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40F8FD7" w14:textId="41A272C6"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"_Toc15157422" </w:instrText>
      </w:r>
      <w:ins w:id="2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1.4</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Question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40E0684" w14:textId="41D61804"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"_Toc15157423" </w:instrText>
      </w:r>
      <w:ins w:id="23"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1.5</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Objective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91CE6DE" w14:textId="10CFCF0D"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"_Toc15157424" </w:instrText>
      </w:r>
      <w:ins w:id="2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1.6</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Significance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5</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4D1C8A9" w14:textId="4DC7725E"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"_Toc15157425" </w:instrText>
      </w:r>
      <w:ins w:id="25"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1.7</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Research Organization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5</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F0BD875" w14:textId="7B5913BA"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lastRenderedPageBreak/>
        <w:fldChar w:fldCharType="begin"/>
      </w:r>
      <w:r>
        <w:rPr>
          <w:noProof/>
        </w:rPr>
        <w:instrText xml:space="preserve"> HYPERLINK \l "_Toc15157426" </w:instrText>
      </w:r>
      <w:ins w:id="2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CHAPTER 2: LITERATURE REVIEW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_Toc15157426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6</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447BCAE8" w14:textId="16951D8F"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"_Toc15157427" </w:instrText>
      </w:r>
      <w:ins w:id="27"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Rubik’s Cube Introduction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8</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C240E48" w14:textId="0A8F9FE0"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"_Toc15157428" </w:instrText>
      </w:r>
      <w:ins w:id="2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2.1.1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Pattern Database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10</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E44BE7D" w14:textId="7A7659E9"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"_Toc15157429" </w:instrText>
      </w:r>
      <w:ins w:id="29" w:author="Gunasegarran" w:date="2019-07-29T16:10:00Z">
        <w:r w:rsidR="00FD1039">
          <w:rPr>
            <w:noProof/>
          </w:rPr>
        </w:r>
      </w:ins>
      <w:r>
        <w:rPr>
          <w:noProof/>
        </w:rPr>
        <w:fldChar w:fldCharType="separate"/>
      </w:r>
      <w:r w:rsidR="00F202AF" w:rsidRPr="00844D9A">
        <w:rPr>
          <w:rStyle w:val="Hyperlink"/>
          <w:rFonts w:ascii="Times New Roman" w:hAnsi="Times New Roman" w:cs="Times New Roman"/>
          <w:bCs/>
          <w:noProof/>
          <w:sz w:val="24"/>
          <w:szCs w:val="24"/>
        </w:rPr>
        <w:t>2.1.2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Boosting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_Toc15157429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11</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E4CB58C" w14:textId="38F23A93"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"_Toc15157430" </w:instrText>
      </w:r>
      <w:ins w:id="3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2.1.3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Autodidactic Iteration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FDDAAAE" w14:textId="26A77625"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"_Toc15157431" </w:instrText>
      </w:r>
      <w:ins w:id="3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2.1.4</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Heuristic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14</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5E9A17D" w14:textId="64EA6336"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"_Toc15157432" </w:instrText>
      </w:r>
      <w:ins w:id="3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2.1.5</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Comparison of Learning</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15</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EE50ECD" w14:textId="2D713909"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"_Toc15157433" </w:instrText>
      </w:r>
      <w:ins w:id="33"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CHAPTER 3: RESEARCH METHODOLOGY</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_Toc15157433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17</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1475B8E0" w14:textId="4F842202"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"_Toc15157434" </w:instrText>
      </w:r>
      <w:ins w:id="3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Quantitative Research</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17</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3421A28" w14:textId="459505E5"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"_Toc15157435" </w:instrText>
      </w:r>
      <w:ins w:id="35"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Informed Search Algorithm</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18</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9F22D87" w14:textId="47EB9CF8"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w:instrText>
      </w:r>
      <w:r>
        <w:rPr>
          <w:noProof/>
        </w:rPr>
        <w:instrText xml:space="preserve">ERLINK \l "_Toc15157436" </w:instrText>
      </w:r>
      <w:ins w:id="3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Learning the trained models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18</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AC941F9" w14:textId="7BC0ABCF"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"_Toc15157437" </w:instrText>
      </w:r>
      <w:ins w:id="37"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3.2.1.1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Approximate Function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5F4EB90" w14:textId="58ECB5D6" w:rsidR="00F202AF" w:rsidRPr="00844D9A" w:rsidRDefault="00F47DE0" w:rsidP="00844D9A">
      <w:pPr>
        <w:pStyle w:val="TOC6"/>
        <w:tabs>
          <w:tab w:val="left" w:pos="1909"/>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"_Toc15157438" </w:instrText>
      </w:r>
      <w:ins w:id="3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3.2.1.1.1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Deep Neural Networks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19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FFDC1C3" w14:textId="7EF18C70"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"_Toc15157439" </w:instrText>
      </w:r>
      <w:ins w:id="39" w:author="Gunasegarran" w:date="2019-07-29T16:10:00Z">
        <w:r w:rsidR="00FD1039">
          <w:rPr>
            <w:noProof/>
          </w:rPr>
        </w:r>
      </w:ins>
      <w:r>
        <w:rPr>
          <w:noProof/>
        </w:rPr>
        <w:fldChar w:fldCharType="separate"/>
      </w:r>
      <w:r w:rsidR="00F202AF" w:rsidRPr="00844D9A">
        <w:rPr>
          <w:rStyle w:val="Hyperlink"/>
          <w:rFonts w:ascii="Times New Roman" w:hAnsi="Times New Roman" w:cs="Times New Roman"/>
          <w:bCs/>
          <w:noProof/>
          <w:sz w:val="24"/>
          <w:szCs w:val="24"/>
        </w:rPr>
        <w:t>3.2.1.2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Generating Sample Data</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_Toc15157439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20</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4FF367F" w14:textId="3D648EA5" w:rsidR="00F202AF" w:rsidRPr="00844D9A" w:rsidRDefault="00F47DE0" w:rsidP="00844D9A">
      <w:pPr>
        <w:pStyle w:val="TOC6"/>
        <w:tabs>
          <w:tab w:val="left" w:pos="1909"/>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"_Toc15157440" </w:instrText>
      </w:r>
      <w:ins w:id="4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3.2.1.2.1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Allocation for Choosing the scrambles (</w:t>
      </w:r>
      <m:oMath>
        <m:r>
          <m:rPr>
            <m:sty m:val="bi"/>
          </m:rPr>
          <w:rPr>
            <w:rStyle w:val="Hyperlink"/>
            <w:rFonts w:ascii="Cambria Math" w:hAnsi="Cambria Math" w:cs="Times New Roman"/>
            <w:noProof/>
            <w:sz w:val="24"/>
            <w:szCs w:val="24"/>
          </w:rPr>
          <m:t>d</m:t>
        </m:r>
      </m:oMath>
      <w:r w:rsidR="00F202AF" w:rsidRPr="00844D9A">
        <w:rPr>
          <w:rStyle w:val="Hyperlink"/>
          <w:rFonts w:ascii="Times New Roman" w:hAnsi="Times New Roman" w:cs="Times New Roman"/>
          <w:noProof/>
          <w:sz w:val="24"/>
          <w:szCs w:val="24"/>
        </w:rPr>
        <w:t>)</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DDA8C43" w14:textId="48B64FB0"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"_Toc15157441" </w:instrText>
      </w:r>
      <w:ins w:id="4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Admissible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443D65C" w14:textId="62722CE0"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"_Toc15157442" </w:instrText>
      </w:r>
      <w:ins w:id="4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3.3.1.1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Edges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983502D" w14:textId="14EEB6AA"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"_Toc15157443" </w:instrText>
      </w:r>
      <w:ins w:id="43" w:author="Gunasegarran" w:date="2019-07-29T16:10:00Z">
        <w:r w:rsidR="00FD1039">
          <w:rPr>
            <w:noProof/>
          </w:rPr>
        </w:r>
      </w:ins>
      <w:r>
        <w:rPr>
          <w:noProof/>
        </w:rPr>
        <w:fldChar w:fldCharType="separate"/>
      </w:r>
      <w:r w:rsidR="00F202AF" w:rsidRPr="00844D9A">
        <w:rPr>
          <w:rStyle w:val="Hyperlink"/>
          <w:rFonts w:ascii="Times New Roman" w:eastAsia="Arial" w:hAnsi="Times New Roman" w:cs="Times New Roman"/>
          <w:noProof/>
          <w:sz w:val="24"/>
          <w:szCs w:val="24"/>
        </w:rPr>
        <w:t>3.3.1.2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Corners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24</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DA7B680" w14:textId="36D5D4E7"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"_Toc15157444" </w:instrText>
      </w:r>
      <w:ins w:id="4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Inadmissible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_Toc15157444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26</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611128E" w14:textId="3D592EC0"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"_Toc15157445" </w:instrText>
      </w:r>
      <w:ins w:id="45" w:author="Gunasegarran" w:date="2019-07-29T16:10:00Z">
        <w:r w:rsidR="00FD1039">
          <w:rPr>
            <w:noProof/>
          </w:rPr>
        </w:r>
      </w:ins>
      <w:r>
        <w:rPr>
          <w:noProof/>
        </w:rPr>
        <w:fldChar w:fldCharType="separate"/>
      </w:r>
      <w:r w:rsidR="00F202AF" w:rsidRPr="00844D9A">
        <w:rPr>
          <w:rStyle w:val="Hyperlink"/>
          <w:rFonts w:ascii="Times New Roman" w:eastAsia="Arial" w:hAnsi="Times New Roman" w:cs="Times New Roman"/>
          <w:noProof/>
          <w:sz w:val="24"/>
          <w:szCs w:val="24"/>
        </w:rPr>
        <w:t>3.3.2.1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Edges and Corner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26</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801CB6C" w14:textId="1C24DD33"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"_Toc15157446" </w:instrText>
      </w:r>
      <w:ins w:id="4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3.3.2.2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and Minimum Misplaced Corner and Edge Cubes in Rubik’s Cube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27</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7E5AF0C" w14:textId="04FF5B3A" w:rsidR="00F202AF" w:rsidRPr="00844D9A" w:rsidRDefault="00F47DE0" w:rsidP="00844D9A">
      <w:pPr>
        <w:pStyle w:val="TOC5"/>
        <w:tabs>
          <w:tab w:val="left" w:pos="1680"/>
          <w:tab w:val="right" w:leader="dot" w:pos="8828"/>
        </w:tabs>
        <w:spacing w:line="480" w:lineRule="auto"/>
        <w:rPr>
          <w:rFonts w:ascii="Times New Roman" w:eastAsiaTheme="minorEastAsia" w:hAnsi="Times New Roman" w:cs="Times New Roman"/>
          <w:noProof/>
          <w:sz w:val="24"/>
          <w:szCs w:val="24"/>
          <w:lang w:eastAsia="en-GB"/>
        </w:rPr>
      </w:pPr>
      <w:r>
        <w:rPr>
          <w:noProof/>
        </w:rPr>
        <w:lastRenderedPageBreak/>
        <w:fldChar w:fldCharType="begin"/>
      </w:r>
      <w:r>
        <w:rPr>
          <w:noProof/>
        </w:rPr>
        <w:instrText xml:space="preserve"> HYPERLINK \l "_Toc15157447" </w:instrText>
      </w:r>
      <w:ins w:id="47" w:author="Gunasegarran" w:date="2019-07-29T16:10:00Z">
        <w:r w:rsidR="00FD1039">
          <w:rPr>
            <w:noProof/>
          </w:rPr>
        </w:r>
      </w:ins>
      <w:r>
        <w:rPr>
          <w:noProof/>
        </w:rPr>
        <w:fldChar w:fldCharType="separate"/>
      </w:r>
      <w:r w:rsidR="00F202AF" w:rsidRPr="00844D9A">
        <w:rPr>
          <w:rStyle w:val="Hyperlink"/>
          <w:rFonts w:ascii="Times New Roman" w:eastAsia="Arial" w:hAnsi="Times New Roman" w:cs="Times New Roman"/>
          <w:noProof/>
          <w:sz w:val="24"/>
          <w:szCs w:val="24"/>
        </w:rPr>
        <w:t>3.3.2.3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Maximum Misplaced Corner and Maximum Misplaced Edge Cube in Face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29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01793DC6" w14:textId="1742CA8F"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"_Toc15157448" </w:instrText>
      </w:r>
      <w:ins w:id="4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CHAPTER 4: RESULT AND DISCUSSION</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_Toc15157448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32</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23438350" w14:textId="75A8492C"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"_Toc15157449" </w:instrText>
      </w:r>
      <w:ins w:id="49"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4.1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Python Scripts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_Toc15157449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32</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011583F" w14:textId="622646B9"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"_Toc15157450" </w:instrText>
      </w:r>
      <w:ins w:id="5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4.2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Results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_Toc15157450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33</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64735977" w14:textId="553F5754"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"_Toc15157451" </w:instrText>
      </w:r>
      <w:ins w:id="5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4.2.1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Trained Model Using Deep Neural Network</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_Toc15157451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33</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383C141B" w14:textId="68C67461"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"_Toc15157452" </w:instrText>
      </w:r>
      <w:ins w:id="5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4.2.2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Admissible Over Inadmissible.</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_Toc15157452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35</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3DC1C88" w14:textId="76488848"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"_Toc15157453"</w:instrText>
      </w:r>
      <w:r>
        <w:rPr>
          <w:noProof/>
        </w:rPr>
        <w:instrText xml:space="preserve"> </w:instrText>
      </w:r>
      <w:ins w:id="53"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4.2.3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Learned Over Human-Made Heuristics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_Toc15157453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36</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5E3F8D9B" w14:textId="45A9C970"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"_Toc15157454" </w:instrText>
      </w:r>
      <w:ins w:id="5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 xml:space="preserve">CHAPTER 5: </w:t>
      </w:r>
      <w:r w:rsidR="00F202AF" w:rsidRPr="00844D9A">
        <w:rPr>
          <w:rStyle w:val="Hyperlink"/>
          <w:rFonts w:ascii="Times New Roman" w:hAnsi="Times New Roman" w:cs="Times New Roman"/>
          <w:noProof/>
          <w:lang w:val="en-US"/>
        </w:rPr>
        <w:t>CONCLUSION AND FUTURE RESEARCH</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_Toc15157454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38</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47286B6B" w14:textId="0B10BC31"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"_Toc15157455" </w:instrText>
      </w:r>
      <w:ins w:id="55"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5.1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Conclusion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_Toc15157455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38</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4ADC83A" w14:textId="76238221"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"_Toc15157456" </w:instrText>
      </w:r>
      <w:ins w:id="5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5.2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Limitation</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_Toc15157456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9E7498A" w14:textId="171908C0" w:rsidR="00F202AF" w:rsidRPr="00844D9A" w:rsidRDefault="00F47DE0" w:rsidP="00844D9A">
      <w:pPr>
        <w:pStyle w:val="TOC3"/>
        <w:tabs>
          <w:tab w:val="left" w:pos="96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"_Toc15157457" </w:instrText>
      </w:r>
      <w:ins w:id="57"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5.3</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Future Research</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_Toc15157457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48FCFF56" w14:textId="0DB34F0A"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"_Toc15157458" </w:instrText>
      </w:r>
      <w:ins w:id="5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5.3.1</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Improve Learning Model</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_Toc15157458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39</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2CDC55AB" w14:textId="73FE8FEE" w:rsidR="00F202AF" w:rsidRPr="00844D9A" w:rsidRDefault="00F47DE0" w:rsidP="00844D9A">
      <w:pPr>
        <w:pStyle w:val="TOC4"/>
        <w:tabs>
          <w:tab w:val="left" w:pos="1200"/>
          <w:tab w:val="right" w:leader="dot" w:pos="8828"/>
        </w:tabs>
        <w:spacing w:line="480" w:lineRule="auto"/>
        <w:rPr>
          <w:rFonts w:ascii="Times New Roman" w:eastAsiaTheme="minorEastAsia" w:hAnsi="Times New Roman" w:cs="Times New Roman"/>
          <w:noProof/>
          <w:sz w:val="24"/>
          <w:szCs w:val="24"/>
          <w:lang w:eastAsia="en-GB"/>
        </w:rPr>
      </w:pPr>
      <w:r>
        <w:rPr>
          <w:noProof/>
        </w:rPr>
        <w:fldChar w:fldCharType="begin"/>
      </w:r>
      <w:r>
        <w:rPr>
          <w:noProof/>
        </w:rPr>
        <w:instrText xml:space="preserve"> HYPERLINK \l "_Toc15157459" </w:instrText>
      </w:r>
      <w:ins w:id="59"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sz w:val="24"/>
          <w:szCs w:val="24"/>
        </w:rPr>
        <w:t>5.3.2</w:t>
      </w:r>
      <w:r w:rsidR="00F202AF" w:rsidRPr="00844D9A">
        <w:rPr>
          <w:rFonts w:ascii="Times New Roman" w:eastAsiaTheme="minorEastAsia" w:hAnsi="Times New Roman" w:cs="Times New Roman"/>
          <w:noProof/>
          <w:sz w:val="24"/>
          <w:szCs w:val="24"/>
          <w:lang w:eastAsia="en-GB"/>
        </w:rPr>
        <w:tab/>
      </w:r>
      <w:r w:rsidR="00F202AF" w:rsidRPr="00844D9A">
        <w:rPr>
          <w:rStyle w:val="Hyperlink"/>
          <w:rFonts w:ascii="Times New Roman" w:hAnsi="Times New Roman" w:cs="Times New Roman"/>
          <w:noProof/>
          <w:sz w:val="24"/>
          <w:szCs w:val="24"/>
        </w:rPr>
        <w:t>Benchmark on other Heuristic Models</w:t>
      </w:r>
      <w:r w:rsidR="00F202AF" w:rsidRPr="00844D9A">
        <w:rPr>
          <w:rFonts w:ascii="Times New Roman" w:hAnsi="Times New Roman" w:cs="Times New Roman"/>
          <w:noProof/>
          <w:webHidden/>
          <w:sz w:val="24"/>
          <w:szCs w:val="24"/>
        </w:rPr>
        <w:tab/>
      </w:r>
      <w:r w:rsidR="00F202AF" w:rsidRPr="00844D9A">
        <w:rPr>
          <w:rFonts w:ascii="Times New Roman" w:hAnsi="Times New Roman" w:cs="Times New Roman"/>
          <w:noProof/>
          <w:webHidden/>
          <w:sz w:val="24"/>
          <w:szCs w:val="24"/>
        </w:rPr>
        <w:fldChar w:fldCharType="begin"/>
      </w:r>
      <w:r w:rsidR="00F202AF" w:rsidRPr="00844D9A">
        <w:rPr>
          <w:rFonts w:ascii="Times New Roman" w:hAnsi="Times New Roman" w:cs="Times New Roman"/>
          <w:noProof/>
          <w:webHidden/>
          <w:sz w:val="24"/>
          <w:szCs w:val="24"/>
        </w:rPr>
        <w:instrText xml:space="preserve"> PAGEREF _Toc15157459 \h </w:instrText>
      </w:r>
      <w:r w:rsidR="00F202AF" w:rsidRPr="00844D9A">
        <w:rPr>
          <w:rFonts w:ascii="Times New Roman" w:hAnsi="Times New Roman" w:cs="Times New Roman"/>
          <w:noProof/>
          <w:webHidden/>
          <w:sz w:val="24"/>
          <w:szCs w:val="24"/>
        </w:rPr>
      </w:r>
      <w:r w:rsidR="00F202AF" w:rsidRPr="00844D9A">
        <w:rPr>
          <w:rFonts w:ascii="Times New Roman" w:hAnsi="Times New Roman" w:cs="Times New Roman"/>
          <w:noProof/>
          <w:webHidden/>
          <w:sz w:val="24"/>
          <w:szCs w:val="24"/>
        </w:rPr>
        <w:fldChar w:fldCharType="separate"/>
      </w:r>
      <w:r w:rsidR="00FD1039">
        <w:rPr>
          <w:rFonts w:ascii="Times New Roman" w:hAnsi="Times New Roman" w:cs="Times New Roman"/>
          <w:noProof/>
          <w:webHidden/>
          <w:sz w:val="24"/>
          <w:szCs w:val="24"/>
        </w:rPr>
        <w:t>40</w:t>
      </w:r>
      <w:r w:rsidR="00F202AF" w:rsidRPr="00844D9A">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1BCF4948" w14:textId="489FBB90"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"_Toc15157460" </w:instrText>
      </w:r>
      <w:ins w:id="6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REFERENCE</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41</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6A9C5B42" w14:textId="2F70CF5F" w:rsidR="005F1342" w:rsidRPr="00844D9A" w:rsidRDefault="0066554F" w:rsidP="00844D9A">
      <w:pPr>
        <w:tabs>
          <w:tab w:val="left" w:pos="709"/>
        </w:tabs>
        <w:spacing w:line="480" w:lineRule="auto"/>
        <w:contextualSpacing/>
        <w:jc w:val="both"/>
        <w:rPr>
          <w:rFonts w:ascii="Times New Roman" w:hAnsi="Times New Roman" w:cs="Times New Roman"/>
          <w:b/>
          <w:bCs/>
          <w:i/>
          <w:iCs/>
        </w:rPr>
        <w:sectPr w:rsidR="005F1342" w:rsidRPr="00844D9A" w:rsidSect="00F53612">
          <w:type w:val="continuous"/>
          <w:pgSz w:w="12240" w:h="15840"/>
          <w:pgMar w:top="1134" w:right="1134" w:bottom="1134" w:left="2268" w:header="720" w:footer="720" w:gutter="0"/>
          <w:pgNumType w:fmt="lowerRoman" w:start="4"/>
          <w:cols w:space="720"/>
          <w:noEndnote/>
          <w:docGrid w:linePitch="326"/>
        </w:sectPr>
      </w:pPr>
      <w:r w:rsidRPr="00844D9A">
        <w:rPr>
          <w:rFonts w:ascii="Times New Roman" w:hAnsi="Times New Roman" w:cs="Times New Roman"/>
          <w:b/>
          <w:bCs/>
        </w:rPr>
        <w:fldChar w:fldCharType="end"/>
      </w:r>
    </w:p>
    <w:p w14:paraId="53B838EB" w14:textId="77777777" w:rsidR="00A27EAA" w:rsidRPr="00844D9A" w:rsidRDefault="00A27EAA" w:rsidP="00844D9A">
      <w:pPr>
        <w:spacing w:line="480" w:lineRule="auto"/>
        <w:rPr>
          <w:rFonts w:ascii="Times New Roman" w:hAnsi="Times New Roman" w:cs="Times New Roman"/>
          <w:b/>
        </w:rPr>
      </w:pPr>
      <w:r w:rsidRPr="00844D9A">
        <w:rPr>
          <w:rFonts w:ascii="Times New Roman" w:hAnsi="Times New Roman" w:cs="Times New Roman"/>
        </w:rPr>
        <w:br w:type="page"/>
      </w:r>
    </w:p>
    <w:p w14:paraId="358A2F4C" w14:textId="070B3335" w:rsidR="00552A44" w:rsidRPr="00844D9A" w:rsidRDefault="00655AB1" w:rsidP="00844D9A">
      <w:pPr>
        <w:pStyle w:val="Heading1"/>
        <w:tabs>
          <w:tab w:val="left" w:pos="709"/>
        </w:tabs>
        <w:contextualSpacing/>
      </w:pPr>
      <w:bookmarkStart w:id="61" w:name="_Toc9461158"/>
      <w:bookmarkStart w:id="62" w:name="_Toc15157415"/>
      <w:r w:rsidRPr="00844D9A">
        <w:lastRenderedPageBreak/>
        <w:t>LIST OF FIGURES</w:t>
      </w:r>
      <w:bookmarkEnd w:id="61"/>
      <w:bookmarkEnd w:id="62"/>
    </w:p>
    <w:p w14:paraId="30D3275A" w14:textId="02CC7230" w:rsidR="00F202AF" w:rsidRPr="00844D9A" w:rsidRDefault="001370A6"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rPr>
        <w:fldChar w:fldCharType="begin"/>
      </w:r>
      <w:r w:rsidRPr="00844D9A">
        <w:rPr>
          <w:rFonts w:ascii="Times New Roman" w:hAnsi="Times New Roman" w:cs="Times New Roman"/>
        </w:rPr>
        <w:instrText xml:space="preserve"> TOC \h \z \t "Title,1" </w:instrText>
      </w:r>
      <w:r w:rsidRPr="00844D9A">
        <w:rPr>
          <w:rFonts w:ascii="Times New Roman" w:hAnsi="Times New Roman" w:cs="Times New Roman"/>
        </w:rPr>
        <w:fldChar w:fldCharType="separate"/>
      </w:r>
      <w:r w:rsidR="00F47DE0">
        <w:rPr>
          <w:noProof/>
        </w:rPr>
        <w:fldChar w:fldCharType="begin"/>
      </w:r>
      <w:r w:rsidR="00F47DE0">
        <w:rPr>
          <w:noProof/>
        </w:rPr>
        <w:instrText xml:space="preserve"> HYPERLINK \l "_Toc15157461" </w:instrText>
      </w:r>
      <w:ins w:id="63" w:author="Gunasegarran" w:date="2019-07-29T16:10:00Z">
        <w:r w:rsidR="00FD1039">
          <w:rPr>
            <w:noProof/>
          </w:rPr>
        </w:r>
      </w:ins>
      <w:r w:rsidR="00F47DE0">
        <w:rPr>
          <w:noProof/>
        </w:rPr>
        <w:fldChar w:fldCharType="separate"/>
      </w:r>
      <w:r w:rsidR="00F202AF" w:rsidRPr="00844D9A">
        <w:rPr>
          <w:rStyle w:val="Hyperlink"/>
          <w:rFonts w:ascii="Times New Roman" w:hAnsi="Times New Roman" w:cs="Times New Roman"/>
          <w:noProof/>
          <w:lang w:val="en-US"/>
        </w:rPr>
        <w:t>Figure 2.1: Roadmap of Literature Review.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7</w:t>
      </w:r>
      <w:r w:rsidR="00F202AF" w:rsidRPr="00844D9A">
        <w:rPr>
          <w:rFonts w:ascii="Times New Roman" w:hAnsi="Times New Roman" w:cs="Times New Roman"/>
          <w:noProof/>
          <w:webHidden/>
        </w:rPr>
        <w:fldChar w:fldCharType="end"/>
      </w:r>
      <w:r w:rsidR="00F47DE0">
        <w:rPr>
          <w:rFonts w:ascii="Times New Roman" w:hAnsi="Times New Roman" w:cs="Times New Roman"/>
          <w:noProof/>
        </w:rPr>
        <w:fldChar w:fldCharType="end"/>
      </w:r>
    </w:p>
    <w:p w14:paraId="2F998415" w14:textId="75F70FFD"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"_Toc15157462" </w:instrText>
      </w:r>
      <w:ins w:id="64"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Figure 2.2: Rubik’s Cube in 2 – Dimensional View.</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8</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2F6CF20C" w14:textId="3F1735C6"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"_Toc15157463" </w:instrText>
      </w:r>
      <w:ins w:id="65"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Figure 3.1: Roadmap of Research Methodology</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17</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18E76BA" w14:textId="60F9FE36"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"_Toc15157464" </w:instrText>
      </w:r>
      <w:ins w:id="66"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Fi</w:t>
      </w:r>
      <w:r w:rsidR="00F202AF" w:rsidRPr="00844D9A">
        <w:rPr>
          <w:rStyle w:val="Hyperlink"/>
          <w:rFonts w:ascii="Times New Roman" w:hAnsi="Times New Roman" w:cs="Times New Roman"/>
          <w:noProof/>
        </w:rPr>
        <w:t>gure 3.2: Flowchart of Informed Search Algorithm.</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18</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516D722B" w14:textId="59EFBA47"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"_Toc15157465" </w:instrText>
      </w:r>
      <w:ins w:id="67"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Figure 3.4: </w:t>
      </w:r>
      <w:r w:rsidR="00F202AF" w:rsidRPr="00844D9A">
        <w:rPr>
          <w:rStyle w:val="Hyperlink"/>
          <w:rFonts w:ascii="Times New Roman" w:eastAsia="Arial" w:hAnsi="Times New Roman" w:cs="Times New Roman"/>
          <w:noProof/>
        </w:rPr>
        <w:t>Cube notations for Misplaced Edges Cube.</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24</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6EC1C917" w14:textId="04523B00"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"_Toc15157466" </w:instrText>
      </w:r>
      <w:ins w:id="68"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Figure 3.5: </w:t>
      </w:r>
      <w:r w:rsidR="00F202AF" w:rsidRPr="00844D9A">
        <w:rPr>
          <w:rStyle w:val="Hyperlink"/>
          <w:rFonts w:ascii="Times New Roman" w:eastAsia="Arial" w:hAnsi="Times New Roman" w:cs="Times New Roman"/>
          <w:noProof/>
        </w:rPr>
        <w:t>Cube notations for Misplaced Corners Cube in</w:t>
      </w:r>
      <w:r w:rsidR="00F202AF" w:rsidRPr="00844D9A">
        <w:rPr>
          <w:rStyle w:val="Hyperlink"/>
          <w:rFonts w:ascii="Times New Roman" w:hAnsi="Times New Roman" w:cs="Times New Roman"/>
          <w:noProof/>
        </w:rPr>
        <w:t xml:space="preserve"> Rubik’s Cube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25</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1B4C6B1F" w14:textId="7CBBD13A"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"_Toc15157467" </w:instrText>
      </w:r>
      <w:ins w:id="69"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Figure 3.6: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Misplaced Edge and Corner Cubes in Rubik’s Cube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_Toc15157467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27</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5DB6502A" w14:textId="3F42875A"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"_Toc15157468" </w:instrText>
      </w:r>
      <w:ins w:id="7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Figure 3.7: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and Minimum Corner and Edge Cubes in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_Toc15157468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29</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362E352C" w14:textId="53C387D4"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"_Toc15157469" </w:instrText>
      </w:r>
      <w:ins w:id="71"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Figure 3.8: </w:t>
      </w:r>
      <w:r w:rsidR="00F202AF" w:rsidRPr="00844D9A">
        <w:rPr>
          <w:rStyle w:val="Hyperlink"/>
          <w:rFonts w:ascii="Times New Roman" w:eastAsia="Arial" w:hAnsi="Times New Roman" w:cs="Times New Roman"/>
          <w:noProof/>
        </w:rPr>
        <w:t xml:space="preserve">Cube notations for </w:t>
      </w:r>
      <w:r w:rsidR="00F202AF" w:rsidRPr="00844D9A">
        <w:rPr>
          <w:rStyle w:val="Hyperlink"/>
          <w:rFonts w:ascii="Times New Roman" w:hAnsi="Times New Roman" w:cs="Times New Roman"/>
          <w:noProof/>
        </w:rPr>
        <w:t>Maximum Misplaced Corner and Maximum Misplaced Cube Cubes in Face</w:t>
      </w:r>
      <w:r w:rsidR="00F202AF" w:rsidRPr="00844D9A">
        <w:rPr>
          <w:rStyle w:val="Hyperlink"/>
          <w:rFonts w:ascii="Times New Roman" w:eastAsia="Arial"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_Toc15157469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31</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25BAB1A0" w14:textId="51C109AF"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"_Toc15157470" </w:instrText>
      </w:r>
      <w:ins w:id="72"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Figure 4.1: Learning Curves of Training Data for Plateau from 0 to 100 Epoch.</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_Toc15157470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34</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63D1C66" w14:textId="57BC5181"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"_Toc15157471" </w:instrText>
      </w:r>
      <w:ins w:id="73"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Figure 4.2: Model Evaluation of Average over 1600 examples.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_Toc15157471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34</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71771D4A" w14:textId="758E3021"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lastRenderedPageBreak/>
        <w:fldChar w:fldCharType="begin"/>
      </w:r>
      <w:r>
        <w:rPr>
          <w:noProof/>
        </w:rPr>
        <w:instrText xml:space="preserve"> HYP</w:instrText>
      </w:r>
      <w:r>
        <w:rPr>
          <w:noProof/>
        </w:rPr>
        <w:instrText xml:space="preserve">ERLINK \l "_Toc15157472" </w:instrText>
      </w:r>
      <w:ins w:id="74" w:author="Gunasegarran" w:date="2019-07-29T16:10:00Z">
        <w:r w:rsidR="00FD1039">
          <w:rPr>
            <w:noProof/>
          </w:rPr>
        </w:r>
      </w:ins>
      <w:r>
        <w:rPr>
          <w:noProof/>
        </w:rPr>
        <w:fldChar w:fldCharType="separate"/>
      </w:r>
      <w:r w:rsidR="00F202AF" w:rsidRPr="00844D9A">
        <w:rPr>
          <w:rStyle w:val="Hyperlink"/>
          <w:rFonts w:ascii="Times New Roman" w:hAnsi="Times New Roman" w:cs="Times New Roman"/>
          <w:iCs/>
          <w:noProof/>
        </w:rPr>
        <w:t xml:space="preserve">Figure 4.3: </w:t>
      </w:r>
      <w:r w:rsidR="00F202AF" w:rsidRPr="00844D9A">
        <w:rPr>
          <w:rStyle w:val="Hyperlink"/>
          <w:rFonts w:ascii="Times New Roman" w:hAnsi="Times New Roman" w:cs="Times New Roman"/>
          <w:noProof/>
        </w:rPr>
        <w:t>Result of Heuristics Comparison Just Regulars of Average over 10 iterations</w:t>
      </w:r>
      <w:r w:rsidR="00F202AF" w:rsidRPr="00844D9A">
        <w:rPr>
          <w:rStyle w:val="Hyperlink"/>
          <w:rFonts w:ascii="Times New Roman" w:hAnsi="Times New Roman" w:cs="Times New Roman"/>
          <w:iCs/>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_Toc15157472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36</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1AB8E7B" w14:textId="51F06F80"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"_Toc15157473" </w:instrText>
      </w:r>
      <w:ins w:id="75" w:author="Gunasegarran" w:date="2019-07-29T16:10:00Z">
        <w:r w:rsidR="00FD1039">
          <w:rPr>
            <w:noProof/>
          </w:rPr>
        </w:r>
      </w:ins>
      <w:r>
        <w:rPr>
          <w:noProof/>
        </w:rPr>
        <w:fldChar w:fldCharType="separate"/>
      </w:r>
      <w:r w:rsidR="00F202AF" w:rsidRPr="00844D9A">
        <w:rPr>
          <w:rStyle w:val="Hyperlink"/>
          <w:rFonts w:ascii="Times New Roman" w:hAnsi="Times New Roman" w:cs="Times New Roman"/>
          <w:iCs/>
          <w:noProof/>
        </w:rPr>
        <w:t xml:space="preserve">Figure 4.4: </w:t>
      </w:r>
      <w:r w:rsidR="00F202AF" w:rsidRPr="00844D9A">
        <w:rPr>
          <w:rStyle w:val="Hyperlink"/>
          <w:rFonts w:ascii="Times New Roman" w:hAnsi="Times New Roman" w:cs="Times New Roman"/>
          <w:noProof/>
        </w:rPr>
        <w:t>Result of Heuristics Comparison Regular Versus Learned of Average over 5 iterations</w:t>
      </w:r>
      <w:r w:rsidR="00F202AF" w:rsidRPr="00844D9A">
        <w:rPr>
          <w:rStyle w:val="Hyperlink"/>
          <w:rFonts w:ascii="Times New Roman" w:hAnsi="Times New Roman" w:cs="Times New Roman"/>
          <w:iCs/>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_Toc15157473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37</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55DABB56" w14:textId="56A2FDAC" w:rsidR="00D746CB" w:rsidRPr="00844D9A" w:rsidRDefault="001370A6" w:rsidP="00844D9A">
      <w:pPr>
        <w:spacing w:line="480" w:lineRule="auto"/>
        <w:rPr>
          <w:rFonts w:ascii="Times New Roman" w:hAnsi="Times New Roman" w:cs="Times New Roman"/>
          <w:b/>
          <w:bCs/>
          <w:iCs/>
        </w:rPr>
      </w:pPr>
      <w:r w:rsidRPr="00844D9A">
        <w:rPr>
          <w:rFonts w:ascii="Times New Roman" w:hAnsi="Times New Roman" w:cs="Times New Roman"/>
        </w:rPr>
        <w:fldChar w:fldCharType="end"/>
      </w:r>
    </w:p>
    <w:p w14:paraId="3255EB59" w14:textId="77777777" w:rsidR="00F202AF" w:rsidRPr="00844D9A" w:rsidRDefault="00F202AF" w:rsidP="00844D9A">
      <w:pPr>
        <w:spacing w:line="480" w:lineRule="auto"/>
        <w:rPr>
          <w:rFonts w:ascii="Times New Roman" w:hAnsi="Times New Roman" w:cs="Times New Roman"/>
          <w:b/>
        </w:rPr>
      </w:pPr>
      <w:bookmarkStart w:id="76" w:name="_Toc9461159"/>
      <w:bookmarkStart w:id="77" w:name="_Toc15157416"/>
      <w:r w:rsidRPr="00844D9A">
        <w:rPr>
          <w:rFonts w:ascii="Times New Roman" w:hAnsi="Times New Roman" w:cs="Times New Roman"/>
        </w:rPr>
        <w:br w:type="page"/>
      </w:r>
    </w:p>
    <w:p w14:paraId="55007E51" w14:textId="3537A230" w:rsidR="00C05C10" w:rsidRPr="00844D9A" w:rsidRDefault="00655AB1" w:rsidP="00844D9A">
      <w:pPr>
        <w:pStyle w:val="Heading1"/>
        <w:tabs>
          <w:tab w:val="left" w:pos="709"/>
        </w:tabs>
        <w:contextualSpacing/>
      </w:pPr>
      <w:r w:rsidRPr="00844D9A">
        <w:lastRenderedPageBreak/>
        <w:t>LIST OF TABLES</w:t>
      </w:r>
      <w:bookmarkEnd w:id="76"/>
      <w:bookmarkEnd w:id="77"/>
    </w:p>
    <w:p w14:paraId="5A9EFB1E" w14:textId="584BEB5C" w:rsidR="00F202AF" w:rsidRPr="00844D9A" w:rsidRDefault="00DF3F02"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rPr>
        <w:fldChar w:fldCharType="begin"/>
      </w:r>
      <w:r w:rsidRPr="00844D9A">
        <w:rPr>
          <w:rFonts w:ascii="Times New Roman" w:hAnsi="Times New Roman" w:cs="Times New Roman"/>
          <w:b w:val="0"/>
        </w:rPr>
        <w:instrText xml:space="preserve"> TOC \h \z \t "Subtitle,1" </w:instrText>
      </w:r>
      <w:r w:rsidRPr="00844D9A">
        <w:rPr>
          <w:rFonts w:ascii="Times New Roman" w:hAnsi="Times New Roman" w:cs="Times New Roman"/>
          <w:b w:val="0"/>
        </w:rPr>
        <w:fldChar w:fldCharType="separate"/>
      </w:r>
      <w:r w:rsidR="00F47DE0">
        <w:rPr>
          <w:noProof/>
        </w:rPr>
        <w:fldChar w:fldCharType="begin"/>
      </w:r>
      <w:r w:rsidR="00F47DE0">
        <w:rPr>
          <w:noProof/>
        </w:rPr>
        <w:instrText xml:space="preserve"> HYPERLINK \l "_Toc15157474" </w:instrText>
      </w:r>
      <w:ins w:id="78" w:author="Gunasegarran" w:date="2019-07-29T16:10:00Z">
        <w:r w:rsidR="00FD1039">
          <w:rPr>
            <w:noProof/>
          </w:rPr>
        </w:r>
      </w:ins>
      <w:r w:rsidR="00F47DE0">
        <w:rPr>
          <w:noProof/>
        </w:rPr>
        <w:fldChar w:fldCharType="separate"/>
      </w:r>
      <w:r w:rsidR="00F202AF" w:rsidRPr="00844D9A">
        <w:rPr>
          <w:rStyle w:val="Hyperlink"/>
          <w:rFonts w:ascii="Times New Roman" w:eastAsia="Times New Roman" w:hAnsi="Times New Roman" w:cs="Times New Roman"/>
          <w:noProof/>
        </w:rPr>
        <w:t xml:space="preserve">Table 2.1: </w:t>
      </w:r>
      <w:r w:rsidR="00F202AF" w:rsidRPr="00844D9A">
        <w:rPr>
          <w:rStyle w:val="Hyperlink"/>
          <w:rFonts w:ascii="Times New Roman" w:hAnsi="Times New Roman" w:cs="Times New Roman"/>
          <w:noProof/>
        </w:rPr>
        <w:t>Comparison of Learnings</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_Toc15157474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16</w:t>
      </w:r>
      <w:r w:rsidR="00F202AF" w:rsidRPr="00844D9A">
        <w:rPr>
          <w:rFonts w:ascii="Times New Roman" w:hAnsi="Times New Roman" w:cs="Times New Roman"/>
          <w:noProof/>
          <w:webHidden/>
        </w:rPr>
        <w:fldChar w:fldCharType="end"/>
      </w:r>
      <w:r w:rsidR="00F47DE0">
        <w:rPr>
          <w:rFonts w:ascii="Times New Roman" w:hAnsi="Times New Roman" w:cs="Times New Roman"/>
          <w:noProof/>
        </w:rPr>
        <w:fldChar w:fldCharType="end"/>
      </w:r>
    </w:p>
    <w:p w14:paraId="2014815F" w14:textId="610D0272"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"_Toc15157475" </w:instrText>
      </w:r>
      <w:ins w:id="79"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lang w:val="en-US"/>
        </w:rPr>
        <w:t xml:space="preserve">Table 3.1: </w:t>
      </w:r>
      <w:r w:rsidR="00F202AF" w:rsidRPr="00844D9A">
        <w:rPr>
          <w:rStyle w:val="Hyperlink"/>
          <w:rFonts w:ascii="Times New Roman" w:eastAsia="Arial" w:hAnsi="Times New Roman" w:cs="Times New Roman"/>
          <w:noProof/>
        </w:rPr>
        <w:t>Histogram of cube configurations (http://cube20.org/qtm/).</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_Toc15157475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20</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4DB3DA53" w14:textId="46858F97" w:rsidR="00F202AF"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"_Toc15157476" </w:instrText>
      </w:r>
      <w:ins w:id="80" w:author="Gunasegarran" w:date="2019-07-29T16:10:00Z">
        <w:r w:rsidR="00FD1039">
          <w:rPr>
            <w:noProof/>
          </w:rPr>
        </w:r>
      </w:ins>
      <w:r>
        <w:rPr>
          <w:noProof/>
        </w:rPr>
        <w:fldChar w:fldCharType="separate"/>
      </w:r>
      <w:r w:rsidR="00F202AF" w:rsidRPr="00844D9A">
        <w:rPr>
          <w:rStyle w:val="Hyperlink"/>
          <w:rFonts w:ascii="Times New Roman" w:hAnsi="Times New Roman" w:cs="Times New Roman"/>
          <w:noProof/>
        </w:rPr>
        <w:t>Table 3.2: Average solution length, taken over 100 examples for each scramble (</w:t>
      </w:r>
      <m:oMath>
        <m:r>
          <m:rPr>
            <m:sty m:val="bi"/>
          </m:rPr>
          <w:rPr>
            <w:rStyle w:val="Hyperlink"/>
            <w:rFonts w:ascii="Cambria Math" w:hAnsi="Cambria Math" w:cs="Times New Roman"/>
            <w:noProof/>
          </w:rPr>
          <m:t>d</m:t>
        </m:r>
      </m:oMath>
      <w:r w:rsidR="00F202AF" w:rsidRPr="00844D9A">
        <w:rPr>
          <w:rStyle w:val="Hyperlink"/>
          <w:rFonts w:ascii="Times New Roman" w:hAnsi="Times New Roman" w:cs="Times New Roman"/>
          <w:noProof/>
        </w:rPr>
        <w:t>).</w:t>
      </w:r>
      <w:r w:rsidR="00F202AF" w:rsidRPr="00844D9A">
        <w:rPr>
          <w:rFonts w:ascii="Times New Roman" w:hAnsi="Times New Roman" w:cs="Times New Roman"/>
          <w:noProof/>
          <w:webHidden/>
        </w:rPr>
        <w:tab/>
      </w:r>
      <w:r w:rsidR="00F202AF" w:rsidRPr="00844D9A">
        <w:rPr>
          <w:rFonts w:ascii="Times New Roman" w:hAnsi="Times New Roman" w:cs="Times New Roman"/>
          <w:noProof/>
          <w:webHidden/>
        </w:rPr>
        <w:fldChar w:fldCharType="begin"/>
      </w:r>
      <w:r w:rsidR="00F202AF" w:rsidRPr="00844D9A">
        <w:rPr>
          <w:rFonts w:ascii="Times New Roman" w:hAnsi="Times New Roman" w:cs="Times New Roman"/>
          <w:noProof/>
          <w:webHidden/>
        </w:rPr>
        <w:instrText xml:space="preserve"> PAGEREF _Toc15157476 \h </w:instrText>
      </w:r>
      <w:r w:rsidR="00F202AF" w:rsidRPr="00844D9A">
        <w:rPr>
          <w:rFonts w:ascii="Times New Roman" w:hAnsi="Times New Roman" w:cs="Times New Roman"/>
          <w:noProof/>
          <w:webHidden/>
        </w:rPr>
      </w:r>
      <w:r w:rsidR="00F202AF" w:rsidRPr="00844D9A">
        <w:rPr>
          <w:rFonts w:ascii="Times New Roman" w:hAnsi="Times New Roman" w:cs="Times New Roman"/>
          <w:noProof/>
          <w:webHidden/>
        </w:rPr>
        <w:fldChar w:fldCharType="separate"/>
      </w:r>
      <w:r w:rsidR="00FD1039">
        <w:rPr>
          <w:rFonts w:ascii="Times New Roman" w:hAnsi="Times New Roman" w:cs="Times New Roman"/>
          <w:noProof/>
          <w:webHidden/>
        </w:rPr>
        <w:t>21</w:t>
      </w:r>
      <w:r w:rsidR="00F202AF"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839267A" w14:textId="7FE41CEA" w:rsidR="007D0076" w:rsidRPr="00844D9A" w:rsidRDefault="00DF3F02" w:rsidP="00844D9A">
      <w:pPr>
        <w:spacing w:line="480" w:lineRule="auto"/>
        <w:rPr>
          <w:rFonts w:ascii="Times New Roman" w:hAnsi="Times New Roman" w:cs="Times New Roman"/>
          <w:b/>
        </w:rPr>
      </w:pPr>
      <w:r w:rsidRPr="00844D9A">
        <w:rPr>
          <w:rFonts w:ascii="Times New Roman" w:hAnsi="Times New Roman" w:cs="Times New Roman"/>
          <w:b/>
        </w:rPr>
        <w:fldChar w:fldCharType="end"/>
      </w:r>
      <w:r w:rsidR="007D0076" w:rsidRPr="00844D9A">
        <w:rPr>
          <w:rFonts w:ascii="Times New Roman" w:hAnsi="Times New Roman" w:cs="Times New Roman"/>
          <w:b/>
        </w:rPr>
        <w:br w:type="page"/>
      </w:r>
    </w:p>
    <w:p w14:paraId="479D1CCB" w14:textId="56514E64" w:rsidR="00C05C10" w:rsidRPr="00844D9A" w:rsidRDefault="00C05C10" w:rsidP="00844D9A">
      <w:pPr>
        <w:spacing w:line="480" w:lineRule="auto"/>
        <w:jc w:val="center"/>
        <w:rPr>
          <w:rFonts w:ascii="Times New Roman" w:hAnsi="Times New Roman" w:cs="Times New Roman"/>
          <w:b/>
        </w:rPr>
      </w:pPr>
      <w:r w:rsidRPr="00844D9A">
        <w:rPr>
          <w:rFonts w:ascii="Times New Roman" w:hAnsi="Times New Roman" w:cs="Times New Roman"/>
          <w:b/>
        </w:rPr>
        <w:lastRenderedPageBreak/>
        <w:t>LIST OF EQUATIONS</w:t>
      </w:r>
    </w:p>
    <w:p w14:paraId="6D68EAEB" w14:textId="684F12F2" w:rsidR="004C4C00" w:rsidRPr="00844D9A" w:rsidRDefault="004C4C0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sidRPr="00844D9A">
        <w:rPr>
          <w:rFonts w:ascii="Times New Roman" w:hAnsi="Times New Roman" w:cs="Times New Roman"/>
          <w:b w:val="0"/>
        </w:rPr>
        <w:fldChar w:fldCharType="begin"/>
      </w:r>
      <w:r w:rsidRPr="00844D9A">
        <w:rPr>
          <w:rFonts w:ascii="Times New Roman" w:hAnsi="Times New Roman" w:cs="Times New Roman"/>
          <w:b w:val="0"/>
        </w:rPr>
        <w:instrText xml:space="preserve"> TOC \h \z \t "Quote,1" </w:instrText>
      </w:r>
      <w:r w:rsidRPr="00844D9A">
        <w:rPr>
          <w:rFonts w:ascii="Times New Roman" w:hAnsi="Times New Roman" w:cs="Times New Roman"/>
          <w:b w:val="0"/>
        </w:rPr>
        <w:fldChar w:fldCharType="separate"/>
      </w:r>
      <w:r w:rsidR="00F47DE0">
        <w:rPr>
          <w:noProof/>
        </w:rPr>
        <w:fldChar w:fldCharType="begin"/>
      </w:r>
      <w:r w:rsidR="00F47DE0">
        <w:rPr>
          <w:noProof/>
        </w:rPr>
        <w:instrText xml:space="preserve"> HYPERLINK \l "_Toc9462425" </w:instrText>
      </w:r>
      <w:ins w:id="81" w:author="Gunasegarran" w:date="2019-07-29T16:10:00Z">
        <w:r w:rsidR="00FD1039">
          <w:rPr>
            <w:noProof/>
          </w:rPr>
        </w:r>
      </w:ins>
      <w:r w:rsidR="00F47DE0">
        <w:rPr>
          <w:noProof/>
        </w:rPr>
        <w:fldChar w:fldCharType="separate"/>
      </w:r>
      <w:r w:rsidRPr="00844D9A">
        <w:rPr>
          <w:rStyle w:val="Hyperlink"/>
          <w:rFonts w:ascii="Times New Roman" w:eastAsia="Arial" w:hAnsi="Times New Roman" w:cs="Times New Roman"/>
          <w:noProof/>
          <w:color w:val="auto"/>
        </w:rPr>
        <w:t xml:space="preserve">Equation 3.1: </w:t>
      </w:r>
      <w:r w:rsidRPr="00844D9A">
        <w:rPr>
          <w:rStyle w:val="Hyperlink"/>
          <w:rFonts w:ascii="Times New Roman" w:hAnsi="Times New Roman" w:cs="Times New Roman"/>
          <w:noProof/>
          <w:color w:val="auto"/>
        </w:rPr>
        <w:t>Maximum Misplaced Edge Cubes in Face.</w:t>
      </w:r>
      <w:r w:rsidRPr="00844D9A">
        <w:rPr>
          <w:rFonts w:ascii="Times New Roman" w:hAnsi="Times New Roman" w:cs="Times New Roman"/>
          <w:noProof/>
          <w:webHidden/>
        </w:rPr>
        <w:tab/>
      </w:r>
      <w:r w:rsidRPr="00844D9A">
        <w:rPr>
          <w:rFonts w:ascii="Times New Roman" w:hAnsi="Times New Roman" w:cs="Times New Roman"/>
          <w:noProof/>
          <w:webHidden/>
        </w:rPr>
        <w:fldChar w:fldCharType="begin"/>
      </w:r>
      <w:r w:rsidRPr="00844D9A">
        <w:rPr>
          <w:rFonts w:ascii="Times New Roman" w:hAnsi="Times New Roman" w:cs="Times New Roman"/>
          <w:noProof/>
          <w:webHidden/>
        </w:rPr>
        <w:instrText xml:space="preserve"> PAGEREF _Toc9462425 \h </w:instrText>
      </w:r>
      <w:r w:rsidRPr="00844D9A">
        <w:rPr>
          <w:rFonts w:ascii="Times New Roman" w:hAnsi="Times New Roman" w:cs="Times New Roman"/>
          <w:noProof/>
          <w:webHidden/>
        </w:rPr>
      </w:r>
      <w:r w:rsidRPr="00844D9A">
        <w:rPr>
          <w:rFonts w:ascii="Times New Roman" w:hAnsi="Times New Roman" w:cs="Times New Roman"/>
          <w:noProof/>
          <w:webHidden/>
        </w:rPr>
        <w:fldChar w:fldCharType="separate"/>
      </w:r>
      <w:r w:rsidR="00FD1039">
        <w:rPr>
          <w:rFonts w:ascii="Times New Roman" w:hAnsi="Times New Roman" w:cs="Times New Roman"/>
          <w:noProof/>
          <w:webHidden/>
        </w:rPr>
        <w:t>23</w:t>
      </w:r>
      <w:r w:rsidRPr="00844D9A">
        <w:rPr>
          <w:rFonts w:ascii="Times New Roman" w:hAnsi="Times New Roman" w:cs="Times New Roman"/>
          <w:noProof/>
          <w:webHidden/>
        </w:rPr>
        <w:fldChar w:fldCharType="end"/>
      </w:r>
      <w:r w:rsidR="00F47DE0">
        <w:rPr>
          <w:rFonts w:ascii="Times New Roman" w:hAnsi="Times New Roman" w:cs="Times New Roman"/>
          <w:noProof/>
        </w:rPr>
        <w:fldChar w:fldCharType="end"/>
      </w:r>
    </w:p>
    <w:p w14:paraId="6D091EE6" w14:textId="22DC8BF1" w:rsidR="004C4C00"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"_Toc9462426" </w:instrText>
      </w:r>
      <w:ins w:id="82" w:author="Gunasegarran" w:date="2019-07-29T16:10:00Z">
        <w:r w:rsidR="00FD1039">
          <w:rPr>
            <w:noProof/>
          </w:rPr>
        </w:r>
      </w:ins>
      <w:r>
        <w:rPr>
          <w:noProof/>
        </w:rPr>
        <w:fldChar w:fldCharType="separate"/>
      </w:r>
      <w:r w:rsidR="004C4C00" w:rsidRPr="00844D9A">
        <w:rPr>
          <w:rStyle w:val="Hyperlink"/>
          <w:rFonts w:ascii="Times New Roman" w:eastAsia="Arial" w:hAnsi="Times New Roman" w:cs="Times New Roman"/>
          <w:noProof/>
          <w:color w:val="auto"/>
        </w:rPr>
        <w:t xml:space="preserve">Equation 3.2: </w:t>
      </w:r>
      <w:r w:rsidR="004C4C00" w:rsidRPr="00844D9A">
        <w:rPr>
          <w:rStyle w:val="Hyperlink"/>
          <w:rFonts w:ascii="Times New Roman" w:hAnsi="Times New Roman" w:cs="Times New Roman"/>
          <w:noProof/>
          <w:color w:val="auto"/>
        </w:rPr>
        <w:t>Maximum Misplaced Corners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_Toc9462426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25</w:t>
      </w:r>
      <w:r w:rsidR="004C4C00"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11F33C31" w14:textId="2C86E5B4" w:rsidR="004C4C00"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"_Toc9462427" </w:instrText>
      </w:r>
      <w:ins w:id="83" w:author="Gunasegarran" w:date="2019-07-29T16:10:00Z">
        <w:r w:rsidR="00FD1039">
          <w:rPr>
            <w:noProof/>
          </w:rPr>
        </w:r>
      </w:ins>
      <w:r>
        <w:rPr>
          <w:noProof/>
        </w:rPr>
        <w:fldChar w:fldCharType="separate"/>
      </w:r>
      <w:r w:rsidR="004C4C00" w:rsidRPr="00844D9A">
        <w:rPr>
          <w:rStyle w:val="Hyperlink"/>
          <w:rFonts w:ascii="Times New Roman" w:eastAsia="Arial" w:hAnsi="Times New Roman" w:cs="Times New Roman"/>
          <w:noProof/>
          <w:color w:val="auto"/>
        </w:rPr>
        <w:t xml:space="preserve">Equation 3.3: </w:t>
      </w:r>
      <w:r w:rsidR="004C4C00" w:rsidRPr="00844D9A">
        <w:rPr>
          <w:rStyle w:val="Hyperlink"/>
          <w:rFonts w:ascii="Times New Roman" w:hAnsi="Times New Roman" w:cs="Times New Roman"/>
          <w:noProof/>
          <w:color w:val="auto"/>
        </w:rPr>
        <w:t>Maximum Misplaced Edge and Corner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_Toc9462427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26</w:t>
      </w:r>
      <w:r w:rsidR="004C4C00"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3B58E729" w14:textId="18E51F21" w:rsidR="004C4C00"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HYPERLINK \l "_Toc9462428" </w:instrText>
      </w:r>
      <w:ins w:id="84" w:author="Gunasegarran" w:date="2019-07-29T16:10:00Z">
        <w:r w:rsidR="00FD1039">
          <w:rPr>
            <w:noProof/>
          </w:rPr>
        </w:r>
      </w:ins>
      <w:r>
        <w:rPr>
          <w:noProof/>
        </w:rPr>
        <w:fldChar w:fldCharType="separate"/>
      </w:r>
      <w:r w:rsidR="004C4C00" w:rsidRPr="00844D9A">
        <w:rPr>
          <w:rStyle w:val="Hyperlink"/>
          <w:rFonts w:ascii="Times New Roman" w:eastAsia="Arial" w:hAnsi="Times New Roman" w:cs="Times New Roman"/>
          <w:noProof/>
          <w:color w:val="auto"/>
        </w:rPr>
        <w:t xml:space="preserve">Equation 3.4: </w:t>
      </w:r>
      <w:r w:rsidR="004C4C00" w:rsidRPr="00844D9A">
        <w:rPr>
          <w:rStyle w:val="Hyperlink"/>
          <w:rFonts w:ascii="Times New Roman" w:hAnsi="Times New Roman" w:cs="Times New Roman"/>
          <w:noProof/>
          <w:color w:val="auto"/>
        </w:rPr>
        <w:t xml:space="preserve">Maximum and Minimum Corner </w:t>
      </w:r>
      <w:bookmarkStart w:id="85" w:name="_GoBack"/>
      <w:bookmarkEnd w:id="85"/>
      <w:r w:rsidR="004C4C00" w:rsidRPr="00844D9A">
        <w:rPr>
          <w:rStyle w:val="Hyperlink"/>
          <w:rFonts w:ascii="Times New Roman" w:hAnsi="Times New Roman" w:cs="Times New Roman"/>
          <w:noProof/>
          <w:color w:val="auto"/>
        </w:rPr>
        <w:t>and Edge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_Toc9462428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28</w:t>
      </w:r>
      <w:r w:rsidR="004C4C00"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5CA8F50C" w14:textId="3E9C9CF5" w:rsidR="004C4C00" w:rsidRPr="00844D9A" w:rsidRDefault="00F47DE0" w:rsidP="00844D9A">
      <w:pPr>
        <w:pStyle w:val="TOC1"/>
        <w:tabs>
          <w:tab w:val="right" w:leader="dot" w:pos="8828"/>
        </w:tabs>
        <w:spacing w:line="480" w:lineRule="auto"/>
        <w:rPr>
          <w:rFonts w:ascii="Times New Roman" w:eastAsiaTheme="minorEastAsia" w:hAnsi="Times New Roman" w:cs="Times New Roman"/>
          <w:b w:val="0"/>
          <w:bCs w:val="0"/>
          <w:caps w:val="0"/>
          <w:noProof/>
          <w:lang w:eastAsia="en-GB"/>
        </w:rPr>
      </w:pPr>
      <w:r>
        <w:rPr>
          <w:noProof/>
        </w:rPr>
        <w:fldChar w:fldCharType="begin"/>
      </w:r>
      <w:r>
        <w:rPr>
          <w:noProof/>
        </w:rPr>
        <w:instrText xml:space="preserve"> HY</w:instrText>
      </w:r>
      <w:r>
        <w:rPr>
          <w:noProof/>
        </w:rPr>
        <w:instrText xml:space="preserve">PERLINK \l "_Toc9462429" </w:instrText>
      </w:r>
      <w:ins w:id="86" w:author="Gunasegarran" w:date="2019-07-29T16:10:00Z">
        <w:r w:rsidR="00FD1039">
          <w:rPr>
            <w:noProof/>
          </w:rPr>
        </w:r>
      </w:ins>
      <w:r>
        <w:rPr>
          <w:noProof/>
        </w:rPr>
        <w:fldChar w:fldCharType="separate"/>
      </w:r>
      <w:r w:rsidR="004C4C00" w:rsidRPr="00844D9A">
        <w:rPr>
          <w:rStyle w:val="Hyperlink"/>
          <w:rFonts w:ascii="Times New Roman" w:eastAsia="Arial" w:hAnsi="Times New Roman" w:cs="Times New Roman"/>
          <w:noProof/>
          <w:color w:val="auto"/>
        </w:rPr>
        <w:t xml:space="preserve">Equation 3.5: </w:t>
      </w:r>
      <w:r w:rsidR="004C4C00" w:rsidRPr="00844D9A">
        <w:rPr>
          <w:rStyle w:val="Hyperlink"/>
          <w:rFonts w:ascii="Times New Roman" w:hAnsi="Times New Roman" w:cs="Times New Roman"/>
          <w:noProof/>
          <w:color w:val="auto"/>
        </w:rPr>
        <w:t>Maximum Misplaced Corner and Maximum Misplaced Cube Cubes in Face.</w:t>
      </w:r>
      <w:r w:rsidR="004C4C00" w:rsidRPr="00844D9A">
        <w:rPr>
          <w:rFonts w:ascii="Times New Roman" w:hAnsi="Times New Roman" w:cs="Times New Roman"/>
          <w:noProof/>
          <w:webHidden/>
        </w:rPr>
        <w:tab/>
      </w:r>
      <w:r w:rsidR="004C4C00" w:rsidRPr="00844D9A">
        <w:rPr>
          <w:rFonts w:ascii="Times New Roman" w:hAnsi="Times New Roman" w:cs="Times New Roman"/>
          <w:noProof/>
          <w:webHidden/>
        </w:rPr>
        <w:fldChar w:fldCharType="begin"/>
      </w:r>
      <w:r w:rsidR="004C4C00" w:rsidRPr="00844D9A">
        <w:rPr>
          <w:rFonts w:ascii="Times New Roman" w:hAnsi="Times New Roman" w:cs="Times New Roman"/>
          <w:noProof/>
          <w:webHidden/>
        </w:rPr>
        <w:instrText xml:space="preserve"> PAGEREF _Toc9462429 \h </w:instrText>
      </w:r>
      <w:r w:rsidR="004C4C00" w:rsidRPr="00844D9A">
        <w:rPr>
          <w:rFonts w:ascii="Times New Roman" w:hAnsi="Times New Roman" w:cs="Times New Roman"/>
          <w:noProof/>
          <w:webHidden/>
        </w:rPr>
      </w:r>
      <w:r w:rsidR="004C4C00" w:rsidRPr="00844D9A">
        <w:rPr>
          <w:rFonts w:ascii="Times New Roman" w:hAnsi="Times New Roman" w:cs="Times New Roman"/>
          <w:noProof/>
          <w:webHidden/>
        </w:rPr>
        <w:fldChar w:fldCharType="separate"/>
      </w:r>
      <w:r w:rsidR="00FD1039">
        <w:rPr>
          <w:rFonts w:ascii="Times New Roman" w:hAnsi="Times New Roman" w:cs="Times New Roman"/>
          <w:noProof/>
          <w:webHidden/>
        </w:rPr>
        <w:t>30</w:t>
      </w:r>
      <w:r w:rsidR="004C4C00" w:rsidRPr="00844D9A">
        <w:rPr>
          <w:rFonts w:ascii="Times New Roman" w:hAnsi="Times New Roman" w:cs="Times New Roman"/>
          <w:noProof/>
          <w:webHidden/>
        </w:rPr>
        <w:fldChar w:fldCharType="end"/>
      </w:r>
      <w:r>
        <w:rPr>
          <w:rFonts w:ascii="Times New Roman" w:hAnsi="Times New Roman" w:cs="Times New Roman"/>
          <w:noProof/>
        </w:rPr>
        <w:fldChar w:fldCharType="end"/>
      </w:r>
    </w:p>
    <w:p w14:paraId="02AB2A4E" w14:textId="40944370" w:rsidR="007D0076" w:rsidRPr="00844D9A" w:rsidRDefault="004C4C00" w:rsidP="00844D9A">
      <w:pPr>
        <w:spacing w:line="480" w:lineRule="auto"/>
        <w:jc w:val="both"/>
        <w:rPr>
          <w:rFonts w:ascii="Times New Roman" w:hAnsi="Times New Roman" w:cs="Times New Roman"/>
          <w:b/>
        </w:rPr>
      </w:pPr>
      <w:r w:rsidRPr="00844D9A">
        <w:rPr>
          <w:rFonts w:ascii="Times New Roman" w:hAnsi="Times New Roman" w:cs="Times New Roman"/>
          <w:b/>
        </w:rPr>
        <w:fldChar w:fldCharType="end"/>
      </w:r>
      <w:r w:rsidR="007D0076" w:rsidRPr="00844D9A">
        <w:rPr>
          <w:rFonts w:ascii="Times New Roman" w:hAnsi="Times New Roman" w:cs="Times New Roman"/>
        </w:rPr>
        <w:br w:type="page"/>
      </w:r>
    </w:p>
    <w:p w14:paraId="03BADE20" w14:textId="10395629" w:rsidR="00C05C10" w:rsidRPr="00844D9A" w:rsidRDefault="00655AB1" w:rsidP="00844D9A">
      <w:pPr>
        <w:pStyle w:val="Heading1"/>
        <w:tabs>
          <w:tab w:val="left" w:pos="709"/>
        </w:tabs>
        <w:contextualSpacing/>
        <w:rPr>
          <w:color w:val="000000" w:themeColor="text1"/>
        </w:rPr>
      </w:pPr>
      <w:bookmarkStart w:id="87" w:name="_Toc9461160"/>
      <w:bookmarkStart w:id="88" w:name="_Toc15157417"/>
      <w:r w:rsidRPr="00844D9A">
        <w:rPr>
          <w:color w:val="000000" w:themeColor="text1"/>
        </w:rPr>
        <w:lastRenderedPageBreak/>
        <w:t>LIST OF SYMBOLS AND ABB</w:t>
      </w:r>
      <w:r w:rsidR="00741085" w:rsidRPr="00844D9A">
        <w:rPr>
          <w:color w:val="000000" w:themeColor="text1"/>
        </w:rPr>
        <w:t>R</w:t>
      </w:r>
      <w:r w:rsidRPr="00844D9A">
        <w:rPr>
          <w:color w:val="000000" w:themeColor="text1"/>
        </w:rPr>
        <w:t>EV</w:t>
      </w:r>
      <w:r w:rsidR="00741085" w:rsidRPr="00844D9A">
        <w:rPr>
          <w:color w:val="000000" w:themeColor="text1"/>
        </w:rPr>
        <w:t>I</w:t>
      </w:r>
      <w:r w:rsidRPr="00844D9A">
        <w:rPr>
          <w:color w:val="000000" w:themeColor="text1"/>
        </w:rPr>
        <w:t>ATION</w:t>
      </w:r>
      <w:bookmarkEnd w:id="87"/>
      <w:bookmarkEnd w:id="88"/>
    </w:p>
    <w:p w14:paraId="29349D62" w14:textId="77777777" w:rsidR="00BB7FCD" w:rsidRPr="00844D9A" w:rsidRDefault="00BB7FCD" w:rsidP="00844D9A">
      <w:pPr>
        <w:spacing w:line="480" w:lineRule="auto"/>
        <w:rPr>
          <w:rFonts w:ascii="Times New Roman" w:hAnsi="Times New Roman" w:cs="Times New Roman"/>
        </w:rPr>
      </w:pPr>
    </w:p>
    <w:p w14:paraId="6737E9EE" w14:textId="6716452C" w:rsidR="00854492" w:rsidRPr="00844D9A" w:rsidRDefault="00854492" w:rsidP="00844D9A">
      <w:pPr>
        <w:spacing w:line="480" w:lineRule="auto"/>
        <w:rPr>
          <w:rFonts w:ascii="Times New Roman" w:hAnsi="Times New Roman" w:cs="Times New Roman"/>
        </w:rPr>
      </w:pPr>
    </w:p>
    <w:p w14:paraId="72966370" w14:textId="77777777" w:rsidR="00DB1056" w:rsidRPr="00844D9A" w:rsidRDefault="00F47DE0" w:rsidP="00844D9A">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DB1056" w:rsidRPr="00844D9A">
        <w:rPr>
          <w:rFonts w:ascii="Times New Roman" w:hAnsi="Times New Roman" w:cs="Times New Roman"/>
        </w:rPr>
        <w:tab/>
      </w:r>
      <w:r w:rsidR="00DB1056" w:rsidRPr="00844D9A">
        <w:rPr>
          <w:rFonts w:ascii="Times New Roman" w:hAnsi="Times New Roman" w:cs="Times New Roman"/>
        </w:rPr>
        <w:tab/>
        <w:t>A Star</w:t>
      </w:r>
    </w:p>
    <w:p w14:paraId="0E71C6C9" w14:textId="77777777" w:rsidR="00DB1056" w:rsidRPr="00844D9A" w:rsidRDefault="00F47DE0" w:rsidP="00844D9A">
      <w:pPr>
        <w:spacing w:line="480" w:lineRule="auto"/>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IDA</m:t>
            </m:r>
          </m:e>
          <m:sup>
            <m:r>
              <w:rPr>
                <w:rFonts w:ascii="Cambria Math" w:hAnsi="Cambria Math" w:cs="Times New Roman"/>
              </w:rPr>
              <m:t>*</m:t>
            </m:r>
          </m:sup>
        </m:sSup>
      </m:oMath>
      <w:r w:rsidR="00DB1056" w:rsidRPr="00844D9A">
        <w:rPr>
          <w:rFonts w:ascii="Times New Roman" w:hAnsi="Times New Roman" w:cs="Times New Roman"/>
        </w:rPr>
        <w:tab/>
      </w:r>
      <w:r w:rsidR="00DB1056" w:rsidRPr="00844D9A">
        <w:rPr>
          <w:rFonts w:ascii="Times New Roman" w:hAnsi="Times New Roman" w:cs="Times New Roman"/>
        </w:rPr>
        <w:tab/>
        <w:t>Iterative Deepening A Star</w:t>
      </w:r>
    </w:p>
    <w:p w14:paraId="3DE3D3AD"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3D</w:t>
      </w:r>
      <w:r w:rsidRPr="00844D9A">
        <w:rPr>
          <w:rFonts w:ascii="Times New Roman" w:hAnsi="Times New Roman" w:cs="Times New Roman"/>
        </w:rPr>
        <w:tab/>
      </w:r>
      <w:r w:rsidRPr="00844D9A">
        <w:rPr>
          <w:rFonts w:ascii="Times New Roman" w:hAnsi="Times New Roman" w:cs="Times New Roman"/>
        </w:rPr>
        <w:tab/>
        <w:t>3 Dimensions</w:t>
      </w:r>
    </w:p>
    <w:p w14:paraId="683C78B3"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ADI</w:t>
      </w:r>
      <w:r w:rsidRPr="00844D9A">
        <w:rPr>
          <w:rFonts w:ascii="Times New Roman" w:hAnsi="Times New Roman" w:cs="Times New Roman"/>
        </w:rPr>
        <w:tab/>
      </w:r>
      <w:r w:rsidRPr="00844D9A">
        <w:rPr>
          <w:rFonts w:ascii="Times New Roman" w:hAnsi="Times New Roman" w:cs="Times New Roman"/>
        </w:rPr>
        <w:tab/>
        <w:t>Autodidactic Iteration</w:t>
      </w:r>
    </w:p>
    <w:p w14:paraId="72EF5798" w14:textId="4724251E"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BFS</w:t>
      </w:r>
      <w:r w:rsidRPr="00844D9A">
        <w:rPr>
          <w:rFonts w:ascii="Times New Roman" w:hAnsi="Times New Roman" w:cs="Times New Roman"/>
        </w:rPr>
        <w:tab/>
      </w:r>
      <w:r w:rsidRPr="00844D9A">
        <w:rPr>
          <w:rFonts w:ascii="Times New Roman" w:hAnsi="Times New Roman" w:cs="Times New Roman"/>
        </w:rPr>
        <w:tab/>
      </w:r>
      <w:r w:rsidR="00E93686" w:rsidRPr="00844D9A">
        <w:rPr>
          <w:rFonts w:ascii="Times New Roman" w:hAnsi="Times New Roman" w:cs="Times New Roman"/>
        </w:rPr>
        <w:t>Breadth</w:t>
      </w:r>
      <w:r w:rsidR="00E93686">
        <w:rPr>
          <w:rFonts w:ascii="Times New Roman" w:hAnsi="Times New Roman" w:cs="Times New Roman"/>
        </w:rPr>
        <w:t>-</w:t>
      </w:r>
      <w:r w:rsidRPr="00844D9A">
        <w:rPr>
          <w:rFonts w:ascii="Times New Roman" w:hAnsi="Times New Roman" w:cs="Times New Roman"/>
        </w:rPr>
        <w:t>First Search</w:t>
      </w:r>
    </w:p>
    <w:p w14:paraId="630069FD" w14:textId="77777777" w:rsidR="00DB1056" w:rsidRPr="00844D9A" w:rsidRDefault="00DB1056" w:rsidP="00844D9A">
      <w:pPr>
        <w:spacing w:line="480" w:lineRule="auto"/>
        <w:rPr>
          <w:rFonts w:ascii="Times New Roman" w:hAnsi="Times New Roman" w:cs="Times New Roman"/>
        </w:rPr>
      </w:pPr>
      <m:oMath>
        <m:r>
          <w:rPr>
            <w:rFonts w:ascii="Cambria Math" w:hAnsi="Cambria Math" w:cs="Times New Roman"/>
          </w:rPr>
          <m:t>d</m:t>
        </m:r>
      </m:oMath>
      <w:r w:rsidRPr="00844D9A">
        <w:rPr>
          <w:rFonts w:ascii="Times New Roman" w:hAnsi="Times New Roman" w:cs="Times New Roman"/>
        </w:rPr>
        <w:tab/>
      </w:r>
      <w:r w:rsidRPr="00844D9A">
        <w:rPr>
          <w:rFonts w:ascii="Times New Roman" w:hAnsi="Times New Roman" w:cs="Times New Roman"/>
        </w:rPr>
        <w:tab/>
        <w:t>Scrambles</w:t>
      </w:r>
    </w:p>
    <w:p w14:paraId="21EEEDD9"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DNN</w:t>
      </w:r>
      <w:r w:rsidRPr="00844D9A">
        <w:rPr>
          <w:rFonts w:ascii="Times New Roman" w:hAnsi="Times New Roman" w:cs="Times New Roman"/>
        </w:rPr>
        <w:tab/>
      </w:r>
      <w:r w:rsidRPr="00844D9A">
        <w:rPr>
          <w:rFonts w:ascii="Times New Roman" w:hAnsi="Times New Roman" w:cs="Times New Roman"/>
        </w:rPr>
        <w:tab/>
        <w:t>Deep Neural Network</w:t>
      </w:r>
    </w:p>
    <w:p w14:paraId="662756A0"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GPU</w:t>
      </w:r>
      <w:r w:rsidRPr="00844D9A">
        <w:rPr>
          <w:rFonts w:ascii="Times New Roman" w:hAnsi="Times New Roman" w:cs="Times New Roman"/>
        </w:rPr>
        <w:tab/>
      </w:r>
      <w:r w:rsidRPr="00844D9A">
        <w:rPr>
          <w:rFonts w:ascii="Times New Roman" w:hAnsi="Times New Roman" w:cs="Times New Roman"/>
        </w:rPr>
        <w:tab/>
        <w:t>Graphical Processing Unit</w:t>
      </w:r>
    </w:p>
    <w:p w14:paraId="0E332C31"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IT</w:t>
      </w:r>
      <w:r w:rsidRPr="00844D9A">
        <w:rPr>
          <w:rFonts w:ascii="Times New Roman" w:hAnsi="Times New Roman" w:cs="Times New Roman"/>
        </w:rPr>
        <w:tab/>
      </w:r>
      <w:r w:rsidRPr="00844D9A">
        <w:rPr>
          <w:rFonts w:ascii="Times New Roman" w:hAnsi="Times New Roman" w:cs="Times New Roman"/>
        </w:rPr>
        <w:tab/>
        <w:t>Information Technology</w:t>
      </w:r>
    </w:p>
    <w:p w14:paraId="5C331523"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LSTM</w:t>
      </w:r>
      <w:r w:rsidRPr="00844D9A">
        <w:rPr>
          <w:rFonts w:ascii="Times New Roman" w:hAnsi="Times New Roman" w:cs="Times New Roman"/>
        </w:rPr>
        <w:tab/>
      </w:r>
      <w:r w:rsidRPr="00844D9A">
        <w:rPr>
          <w:rFonts w:ascii="Times New Roman" w:hAnsi="Times New Roman" w:cs="Times New Roman"/>
        </w:rPr>
        <w:tab/>
        <w:t>Long Short Term Memory</w:t>
      </w:r>
    </w:p>
    <w:p w14:paraId="2EBEC88A"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MCTS</w:t>
      </w:r>
      <w:r w:rsidRPr="00844D9A">
        <w:rPr>
          <w:rFonts w:ascii="Times New Roman" w:hAnsi="Times New Roman" w:cs="Times New Roman"/>
        </w:rPr>
        <w:tab/>
      </w:r>
      <w:r w:rsidRPr="00844D9A">
        <w:rPr>
          <w:rFonts w:ascii="Times New Roman" w:hAnsi="Times New Roman" w:cs="Times New Roman"/>
        </w:rPr>
        <w:tab/>
        <w:t>Monte Carlo Tree Search</w:t>
      </w:r>
    </w:p>
    <w:p w14:paraId="68203464"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NP-Hard</w:t>
      </w:r>
      <w:r w:rsidRPr="00844D9A">
        <w:rPr>
          <w:rFonts w:ascii="Times New Roman" w:hAnsi="Times New Roman" w:cs="Times New Roman"/>
        </w:rPr>
        <w:tab/>
        <w:t>Nondeterministic Polynomial Hard</w:t>
      </w:r>
    </w:p>
    <w:p w14:paraId="3686CD80" w14:textId="77777777" w:rsidR="00DB1056" w:rsidRPr="00844D9A" w:rsidRDefault="00DB1056" w:rsidP="00844D9A">
      <w:pPr>
        <w:spacing w:line="480" w:lineRule="auto"/>
        <w:rPr>
          <w:rFonts w:ascii="Times New Roman" w:hAnsi="Times New Roman" w:cs="Times New Roman"/>
        </w:rPr>
      </w:pPr>
      <w:r w:rsidRPr="00844D9A">
        <w:rPr>
          <w:rFonts w:ascii="Times New Roman" w:hAnsi="Times New Roman" w:cs="Times New Roman"/>
        </w:rPr>
        <w:t>PDB</w:t>
      </w:r>
      <w:r w:rsidRPr="00844D9A">
        <w:rPr>
          <w:rFonts w:ascii="Times New Roman" w:hAnsi="Times New Roman" w:cs="Times New Roman"/>
        </w:rPr>
        <w:tab/>
      </w:r>
      <w:r w:rsidRPr="00844D9A">
        <w:rPr>
          <w:rFonts w:ascii="Times New Roman" w:hAnsi="Times New Roman" w:cs="Times New Roman"/>
        </w:rPr>
        <w:tab/>
        <w:t>Pattern Database</w:t>
      </w:r>
    </w:p>
    <w:p w14:paraId="401A59B8" w14:textId="77777777" w:rsidR="00BB7FCD" w:rsidRPr="00844D9A" w:rsidRDefault="00BB7FCD" w:rsidP="00844D9A">
      <w:pPr>
        <w:spacing w:line="480" w:lineRule="auto"/>
        <w:rPr>
          <w:rFonts w:ascii="Times New Roman" w:hAnsi="Times New Roman" w:cs="Times New Roman"/>
        </w:rPr>
      </w:pPr>
    </w:p>
    <w:p w14:paraId="2173447F" w14:textId="17C87251" w:rsidR="00E0537F" w:rsidRPr="00844D9A" w:rsidRDefault="00E0537F" w:rsidP="00844D9A">
      <w:pPr>
        <w:spacing w:line="480" w:lineRule="auto"/>
        <w:rPr>
          <w:rFonts w:ascii="Times New Roman" w:hAnsi="Times New Roman" w:cs="Times New Roman"/>
          <w:color w:val="000000" w:themeColor="text1"/>
        </w:rPr>
        <w:sectPr w:rsidR="00E0537F" w:rsidRPr="00844D9A" w:rsidSect="0031587B">
          <w:headerReference w:type="default" r:id="rId14"/>
          <w:type w:val="continuous"/>
          <w:pgSz w:w="12240" w:h="15840"/>
          <w:pgMar w:top="1134" w:right="1134" w:bottom="1134" w:left="2268" w:header="720" w:footer="720" w:gutter="0"/>
          <w:pgNumType w:fmt="lowerRoman" w:start="1"/>
          <w:cols w:space="720"/>
          <w:noEndnote/>
          <w:titlePg/>
          <w:docGrid w:linePitch="326"/>
        </w:sectPr>
      </w:pPr>
    </w:p>
    <w:p w14:paraId="31010D22" w14:textId="6FBF858C" w:rsidR="00187381" w:rsidRPr="00844D9A" w:rsidRDefault="00187381" w:rsidP="00844D9A">
      <w:pPr>
        <w:spacing w:line="480" w:lineRule="auto"/>
        <w:rPr>
          <w:rFonts w:ascii="Times New Roman" w:hAnsi="Times New Roman" w:cs="Times New Roman"/>
          <w:color w:val="000000" w:themeColor="text1"/>
        </w:rPr>
      </w:pPr>
    </w:p>
    <w:p w14:paraId="3BEF5596" w14:textId="77777777" w:rsidR="004C4C00" w:rsidRPr="00844D9A" w:rsidRDefault="004C4C00" w:rsidP="00844D9A">
      <w:pPr>
        <w:pStyle w:val="Heading1"/>
        <w:sectPr w:rsidR="004C4C00" w:rsidRPr="00844D9A" w:rsidSect="00DE26D8">
          <w:footerReference w:type="default" r:id="rId15"/>
          <w:type w:val="continuous"/>
          <w:pgSz w:w="12240" w:h="15840"/>
          <w:pgMar w:top="1134" w:right="1134" w:bottom="1134" w:left="2268" w:header="720" w:footer="720" w:gutter="0"/>
          <w:pgNumType w:start="1"/>
          <w:cols w:space="720"/>
          <w:noEndnote/>
          <w:docGrid w:linePitch="326"/>
        </w:sectPr>
      </w:pPr>
      <w:bookmarkStart w:id="89" w:name="_Toc9461161"/>
    </w:p>
    <w:p w14:paraId="4642F212" w14:textId="38D76FF8" w:rsidR="000D5E6A" w:rsidRPr="00844D9A" w:rsidRDefault="00775E56" w:rsidP="00844D9A">
      <w:pPr>
        <w:pStyle w:val="Heading1"/>
      </w:pPr>
      <w:bookmarkStart w:id="90" w:name="_Toc15157418"/>
      <w:r w:rsidRPr="00844D9A">
        <w:lastRenderedPageBreak/>
        <w:t>CHAPTER 1</w:t>
      </w:r>
      <w:r w:rsidR="00683132" w:rsidRPr="00844D9A">
        <w:t xml:space="preserve">: </w:t>
      </w:r>
      <w:r w:rsidRPr="00844D9A">
        <w:t>INTRODUCTION</w:t>
      </w:r>
      <w:bookmarkEnd w:id="89"/>
      <w:bookmarkEnd w:id="90"/>
    </w:p>
    <w:p w14:paraId="73DA0CAE" w14:textId="77777777" w:rsidR="00AE07D5" w:rsidRPr="00844D9A" w:rsidRDefault="00AE07D5" w:rsidP="00844D9A">
      <w:pPr>
        <w:tabs>
          <w:tab w:val="left" w:pos="709"/>
        </w:tabs>
        <w:spacing w:line="480" w:lineRule="auto"/>
        <w:rPr>
          <w:rFonts w:ascii="Times New Roman" w:hAnsi="Times New Roman" w:cs="Times New Roman"/>
        </w:rPr>
      </w:pPr>
    </w:p>
    <w:p w14:paraId="54896739" w14:textId="14532CFC" w:rsidR="00C4662A" w:rsidRPr="00844D9A" w:rsidRDefault="0001241A" w:rsidP="00844D9A">
      <w:pPr>
        <w:pStyle w:val="Heading3"/>
        <w:numPr>
          <w:ilvl w:val="0"/>
          <w:numId w:val="20"/>
        </w:numPr>
        <w:tabs>
          <w:tab w:val="left" w:pos="709"/>
        </w:tabs>
      </w:pPr>
      <w:bookmarkStart w:id="91" w:name="_Toc9461162"/>
      <w:bookmarkStart w:id="92" w:name="_Toc15157419"/>
      <w:r w:rsidRPr="00844D9A">
        <w:t>Research Background</w:t>
      </w:r>
      <w:bookmarkEnd w:id="91"/>
      <w:bookmarkEnd w:id="92"/>
    </w:p>
    <w:p w14:paraId="58B7C584" w14:textId="77777777" w:rsidR="005A0AA4"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Neural networks have already proved capable of handling noisy and unstructured data such as hand-written texts, images, sounds, and real-world object classification based on an incomplete description. </w:t>
      </w:r>
    </w:p>
    <w:p w14:paraId="07497A11" w14:textId="736E878A" w:rsidR="00FE6BA4"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They have also </w:t>
      </w:r>
      <w:r w:rsidR="00E54172" w:rsidRPr="00844D9A">
        <w:rPr>
          <w:rFonts w:ascii="Times New Roman" w:hAnsi="Times New Roman" w:cs="Times New Roman"/>
          <w:lang w:val="en-US"/>
        </w:rPr>
        <w:t>lately</w:t>
      </w:r>
      <w:r w:rsidRPr="00844D9A">
        <w:rPr>
          <w:rFonts w:ascii="Times New Roman" w:hAnsi="Times New Roman" w:cs="Times New Roman"/>
          <w:lang w:val="en-US"/>
        </w:rPr>
        <w:t xml:space="preserve"> succeeded in </w:t>
      </w:r>
      <w:r w:rsidR="00E54172" w:rsidRPr="00844D9A">
        <w:rPr>
          <w:rFonts w:ascii="Times New Roman" w:hAnsi="Times New Roman" w:cs="Times New Roman"/>
          <w:lang w:val="en-US"/>
        </w:rPr>
        <w:t>numerous</w:t>
      </w:r>
      <w:r w:rsidRPr="00844D9A">
        <w:rPr>
          <w:rFonts w:ascii="Times New Roman" w:hAnsi="Times New Roman" w:cs="Times New Roman"/>
          <w:lang w:val="en-US"/>
        </w:rPr>
        <w:t xml:space="preserve"> purely combinatorial </w:t>
      </w:r>
      <w:r w:rsidR="00E54172" w:rsidRPr="00844D9A">
        <w:rPr>
          <w:rFonts w:ascii="Times New Roman" w:hAnsi="Times New Roman" w:cs="Times New Roman"/>
          <w:lang w:val="en-US"/>
        </w:rPr>
        <w:t>fields</w:t>
      </w:r>
      <w:r w:rsidRPr="00844D9A">
        <w:rPr>
          <w:rFonts w:ascii="Times New Roman" w:hAnsi="Times New Roman" w:cs="Times New Roman"/>
          <w:lang w:val="en-US"/>
        </w:rPr>
        <w:t xml:space="preserve">, such as AlphaGo's game. Nowadays, the AlphaGo program (Silver, D, et al., 2016) that uses a </w:t>
      </w:r>
      <w:r w:rsidR="00E54172">
        <w:rPr>
          <w:rFonts w:ascii="Times New Roman" w:hAnsi="Times New Roman" w:cs="Times New Roman"/>
          <w:lang w:val="en-US"/>
        </w:rPr>
        <w:t>D</w:t>
      </w:r>
      <w:r w:rsidRPr="00844D9A">
        <w:rPr>
          <w:rFonts w:ascii="Times New Roman" w:hAnsi="Times New Roman" w:cs="Times New Roman"/>
          <w:lang w:val="en-US"/>
        </w:rPr>
        <w:t xml:space="preserve">eep </w:t>
      </w:r>
      <w:r w:rsidR="00E54172">
        <w:rPr>
          <w:rFonts w:ascii="Times New Roman" w:hAnsi="Times New Roman" w:cs="Times New Roman"/>
          <w:lang w:val="en-US"/>
        </w:rPr>
        <w:t>N</w:t>
      </w:r>
      <w:r w:rsidRPr="00844D9A">
        <w:rPr>
          <w:rFonts w:ascii="Times New Roman" w:hAnsi="Times New Roman" w:cs="Times New Roman"/>
          <w:lang w:val="en-US"/>
        </w:rPr>
        <w:t xml:space="preserve">eural </w:t>
      </w:r>
      <w:r w:rsidR="00E54172">
        <w:rPr>
          <w:rFonts w:ascii="Times New Roman" w:hAnsi="Times New Roman" w:cs="Times New Roman"/>
          <w:lang w:val="en-US"/>
        </w:rPr>
        <w:t>N</w:t>
      </w:r>
      <w:r w:rsidRPr="00844D9A">
        <w:rPr>
          <w:rFonts w:ascii="Times New Roman" w:hAnsi="Times New Roman" w:cs="Times New Roman"/>
          <w:lang w:val="en-US"/>
        </w:rPr>
        <w:t>et</w:t>
      </w:r>
      <w:r w:rsidR="00E54172">
        <w:rPr>
          <w:rFonts w:ascii="Times New Roman" w:hAnsi="Times New Roman" w:cs="Times New Roman"/>
          <w:lang w:val="en-US"/>
        </w:rPr>
        <w:t>work</w:t>
      </w:r>
      <w:r w:rsidRPr="00844D9A">
        <w:rPr>
          <w:rFonts w:ascii="Times New Roman" w:hAnsi="Times New Roman" w:cs="Times New Roman"/>
          <w:lang w:val="en-US"/>
        </w:rPr>
        <w:t xml:space="preserve"> can beat </w:t>
      </w:r>
      <w:r w:rsidR="00E54172" w:rsidRPr="00844D9A">
        <w:rPr>
          <w:rFonts w:ascii="Times New Roman" w:hAnsi="Times New Roman" w:cs="Times New Roman"/>
          <w:lang w:val="en-US"/>
        </w:rPr>
        <w:t>best</w:t>
      </w:r>
      <w:r w:rsidRPr="00844D9A">
        <w:rPr>
          <w:rFonts w:ascii="Times New Roman" w:hAnsi="Times New Roman" w:cs="Times New Roman"/>
          <w:lang w:val="en-US"/>
        </w:rPr>
        <w:t xml:space="preserve"> human players who just two years ago were impossible. There is currently no other approach </w:t>
      </w:r>
      <w:r w:rsidR="00E54172" w:rsidRPr="00844D9A">
        <w:rPr>
          <w:rFonts w:ascii="Times New Roman" w:hAnsi="Times New Roman" w:cs="Times New Roman"/>
          <w:lang w:val="en-US"/>
        </w:rPr>
        <w:t>well-known</w:t>
      </w:r>
      <w:r w:rsidRPr="00844D9A">
        <w:rPr>
          <w:rFonts w:ascii="Times New Roman" w:hAnsi="Times New Roman" w:cs="Times New Roman"/>
          <w:lang w:val="en-US"/>
        </w:rPr>
        <w:t xml:space="preserve"> to be </w:t>
      </w:r>
      <w:r w:rsidR="00E54172" w:rsidRPr="00844D9A">
        <w:rPr>
          <w:rFonts w:ascii="Times New Roman" w:hAnsi="Times New Roman" w:cs="Times New Roman"/>
          <w:lang w:val="en-US"/>
        </w:rPr>
        <w:t>skilled</w:t>
      </w:r>
      <w:r w:rsidRPr="00844D9A">
        <w:rPr>
          <w:rFonts w:ascii="Times New Roman" w:hAnsi="Times New Roman" w:cs="Times New Roman"/>
          <w:lang w:val="en-US"/>
        </w:rPr>
        <w:t xml:space="preserve"> to play AlphaGo at this level. Neural Networks are also a vital component of DeepStack's best Poker engine (Moravčík, et al., 2017), and several attempts have been made to use them to solve Traveling Salesman Problems and other combinatorial issues (Bello, I. et al., 2017). </w:t>
      </w:r>
    </w:p>
    <w:p w14:paraId="7282AD77" w14:textId="77777777" w:rsidR="005E06F6" w:rsidRPr="00844D9A" w:rsidRDefault="005E06F6"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Machine learning approaches are already being used in development in several ways, such as selecting the best search algorithm, pre-processing the issue or promoting the search for promising areas. </w:t>
      </w:r>
      <w:r w:rsidRPr="00844D9A">
        <w:rPr>
          <w:rFonts w:ascii="Times New Roman" w:hAnsi="Times New Roman" w:cs="Times New Roman"/>
        </w:rPr>
        <w:t>(Okechukwu Sunday Abonyi and Virginia Ogochukwu Umeh, 2014)</w:t>
      </w:r>
    </w:p>
    <w:p w14:paraId="4B764A73" w14:textId="5C367CA5" w:rsidR="000F03FC" w:rsidRPr="00844D9A" w:rsidRDefault="00FE6B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H</w:t>
      </w:r>
      <w:r w:rsidRPr="00844D9A">
        <w:rPr>
          <w:rFonts w:ascii="Times New Roman" w:hAnsi="Times New Roman" w:cs="Times New Roman"/>
        </w:rPr>
        <w:t xml:space="preserve">euristic learning is mainly used to rapidly judgments (of a "target attribute”) that </w:t>
      </w:r>
      <w:r w:rsidR="00E93686">
        <w:rPr>
          <w:rFonts w:ascii="Times New Roman" w:hAnsi="Times New Roman" w:cs="Times New Roman"/>
        </w:rPr>
        <w:t>are</w:t>
      </w:r>
      <w:r w:rsidR="00E93686" w:rsidRPr="00844D9A">
        <w:rPr>
          <w:rFonts w:ascii="Times New Roman" w:hAnsi="Times New Roman" w:cs="Times New Roman"/>
        </w:rPr>
        <w:t xml:space="preserve"> </w:t>
      </w:r>
      <w:r w:rsidRPr="00844D9A">
        <w:rPr>
          <w:rFonts w:ascii="Times New Roman" w:hAnsi="Times New Roman" w:cs="Times New Roman"/>
        </w:rPr>
        <w:t>computationally come to a solution that is hoped to be close to the best complex, and they instead substitute a more easily calculated possible answer, or 'optimal solution".(Okechukwu Sunday Abonyi and Virginia Ogochukwu Umeh, 2014)</w:t>
      </w:r>
    </w:p>
    <w:p w14:paraId="7615195F" w14:textId="3886091C" w:rsidR="006A2EC1" w:rsidRPr="00844D9A" w:rsidRDefault="005A0AA4" w:rsidP="00844D9A">
      <w:pPr>
        <w:tabs>
          <w:tab w:val="left" w:pos="709"/>
        </w:tabs>
        <w:spacing w:line="480" w:lineRule="auto"/>
        <w:contextualSpacing/>
        <w:jc w:val="both"/>
        <w:rPr>
          <w:rFonts w:ascii="Times New Roman" w:hAnsi="Times New Roman" w:cs="Times New Roman"/>
          <w:lang w:val="en-US"/>
        </w:rPr>
      </w:pPr>
      <w:r w:rsidRPr="00844D9A">
        <w:rPr>
          <w:rFonts w:ascii="Times New Roman" w:hAnsi="Times New Roman" w:cs="Times New Roman"/>
          <w:lang w:val="en-US"/>
        </w:rPr>
        <w:t xml:space="preserve">Heuristic learning, where the </w:t>
      </w:r>
      <w:r w:rsidR="00E54172" w:rsidRPr="00844D9A">
        <w:rPr>
          <w:rFonts w:ascii="Times New Roman" w:hAnsi="Times New Roman" w:cs="Times New Roman"/>
          <w:lang w:val="en-US"/>
        </w:rPr>
        <w:t>undertaking</w:t>
      </w:r>
      <w:r w:rsidRPr="00844D9A">
        <w:rPr>
          <w:rFonts w:ascii="Times New Roman" w:hAnsi="Times New Roman" w:cs="Times New Roman"/>
          <w:lang w:val="en-US"/>
        </w:rPr>
        <w:t xml:space="preserve"> is to automatically </w:t>
      </w:r>
      <w:r w:rsidR="00E54172" w:rsidRPr="00844D9A">
        <w:rPr>
          <w:rFonts w:ascii="Times New Roman" w:hAnsi="Times New Roman" w:cs="Times New Roman"/>
          <w:lang w:val="en-US"/>
        </w:rPr>
        <w:t>tempt</w:t>
      </w:r>
      <w:r w:rsidRPr="00844D9A">
        <w:rPr>
          <w:rFonts w:ascii="Times New Roman" w:hAnsi="Times New Roman" w:cs="Times New Roman"/>
          <w:lang w:val="en-US"/>
        </w:rPr>
        <w:t xml:space="preserve"> a heuristic function from training samples </w:t>
      </w:r>
      <w:r w:rsidR="00E54172" w:rsidRPr="00844D9A">
        <w:rPr>
          <w:rFonts w:ascii="Times New Roman" w:hAnsi="Times New Roman" w:cs="Times New Roman"/>
          <w:lang w:val="en-US"/>
        </w:rPr>
        <w:t>exercising</w:t>
      </w:r>
      <w:r w:rsidRPr="00844D9A">
        <w:rPr>
          <w:rFonts w:ascii="Times New Roman" w:hAnsi="Times New Roman" w:cs="Times New Roman"/>
          <w:lang w:val="en-US"/>
        </w:rPr>
        <w:t xml:space="preserve"> a model of machine learning, has also been given some attention. Models typically used in this area are straightforward and for specific problems are not fine-tuned. A lot of </w:t>
      </w:r>
      <w:r w:rsidR="00E54172" w:rsidRPr="00844D9A">
        <w:rPr>
          <w:rFonts w:ascii="Times New Roman" w:hAnsi="Times New Roman" w:cs="Times New Roman"/>
          <w:lang w:val="en-US"/>
        </w:rPr>
        <w:t>innovative</w:t>
      </w:r>
      <w:r w:rsidRPr="00844D9A">
        <w:rPr>
          <w:rFonts w:ascii="Times New Roman" w:hAnsi="Times New Roman" w:cs="Times New Roman"/>
          <w:lang w:val="en-US"/>
        </w:rPr>
        <w:t xml:space="preserve"> </w:t>
      </w:r>
      <w:r w:rsidR="00E54172" w:rsidRPr="00844D9A">
        <w:rPr>
          <w:rFonts w:ascii="Times New Roman" w:hAnsi="Times New Roman" w:cs="Times New Roman"/>
          <w:lang w:val="en-US"/>
        </w:rPr>
        <w:t>probabilities</w:t>
      </w:r>
      <w:r w:rsidRPr="00844D9A">
        <w:rPr>
          <w:rFonts w:ascii="Times New Roman" w:hAnsi="Times New Roman" w:cs="Times New Roman"/>
          <w:lang w:val="en-US"/>
        </w:rPr>
        <w:t xml:space="preserve"> are now </w:t>
      </w:r>
      <w:r w:rsidR="00E54172" w:rsidRPr="00844D9A">
        <w:rPr>
          <w:rFonts w:ascii="Times New Roman" w:hAnsi="Times New Roman" w:cs="Times New Roman"/>
          <w:lang w:val="en-US"/>
        </w:rPr>
        <w:t>accessible</w:t>
      </w:r>
      <w:r w:rsidRPr="00844D9A">
        <w:rPr>
          <w:rFonts w:ascii="Times New Roman" w:hAnsi="Times New Roman" w:cs="Times New Roman"/>
          <w:lang w:val="en-US"/>
        </w:rPr>
        <w:t xml:space="preserve"> in this area with the recent rapid </w:t>
      </w:r>
      <w:r w:rsidRPr="00844D9A">
        <w:rPr>
          <w:rFonts w:ascii="Times New Roman" w:hAnsi="Times New Roman" w:cs="Times New Roman"/>
          <w:lang w:val="en-US"/>
        </w:rPr>
        <w:lastRenderedPageBreak/>
        <w:t xml:space="preserve">development of deep learning models. There are now learning algorithms for the practical training of deep feed-forward networks, and many other types of Neural Networks have also developed and used </w:t>
      </w:r>
      <w:r w:rsidR="00E54172" w:rsidRPr="00844D9A">
        <w:rPr>
          <w:rFonts w:ascii="Times New Roman" w:hAnsi="Times New Roman" w:cs="Times New Roman"/>
          <w:lang w:val="en-US"/>
        </w:rPr>
        <w:t>effectively</w:t>
      </w:r>
      <w:r w:rsidRPr="00844D9A">
        <w:rPr>
          <w:rFonts w:ascii="Times New Roman" w:hAnsi="Times New Roman" w:cs="Times New Roman"/>
          <w:lang w:val="en-US"/>
        </w:rPr>
        <w:t>. For instance, there are Deep Recurrent Networks like Long Short – Term Memory (LSTM) (Morales et al., 2016), Deep Convolutional Networks, and Neural Turing Machines (Samadi, M et al., 200</w:t>
      </w:r>
      <w:r w:rsidR="008761B2" w:rsidRPr="00844D9A">
        <w:rPr>
          <w:rFonts w:ascii="Times New Roman" w:hAnsi="Times New Roman" w:cs="Times New Roman"/>
          <w:lang w:val="en-US"/>
        </w:rPr>
        <w:t>8</w:t>
      </w:r>
      <w:r w:rsidRPr="00844D9A">
        <w:rPr>
          <w:rFonts w:ascii="Times New Roman" w:hAnsi="Times New Roman" w:cs="Times New Roman"/>
          <w:lang w:val="en-US"/>
        </w:rPr>
        <w:t>).</w:t>
      </w:r>
    </w:p>
    <w:p w14:paraId="7B3C659F" w14:textId="77777777" w:rsidR="005A0AA4" w:rsidRPr="00844D9A" w:rsidRDefault="005A0AA4" w:rsidP="00844D9A">
      <w:pPr>
        <w:tabs>
          <w:tab w:val="left" w:pos="709"/>
        </w:tabs>
        <w:spacing w:line="480" w:lineRule="auto"/>
        <w:contextualSpacing/>
        <w:jc w:val="both"/>
        <w:rPr>
          <w:rFonts w:ascii="Times New Roman" w:hAnsi="Times New Roman" w:cs="Times New Roman"/>
          <w:lang w:val="en-US"/>
        </w:rPr>
      </w:pPr>
    </w:p>
    <w:p w14:paraId="4A7ACAB6" w14:textId="0895052D" w:rsidR="00C4662A" w:rsidRPr="00844D9A" w:rsidRDefault="00FB3ED0" w:rsidP="00844D9A">
      <w:pPr>
        <w:pStyle w:val="Heading3"/>
        <w:numPr>
          <w:ilvl w:val="0"/>
          <w:numId w:val="21"/>
        </w:numPr>
        <w:tabs>
          <w:tab w:val="left" w:pos="709"/>
        </w:tabs>
      </w:pPr>
      <w:bookmarkStart w:id="93" w:name="_Toc9461163"/>
      <w:bookmarkStart w:id="94" w:name="_Toc15157420"/>
      <w:r w:rsidRPr="00844D9A">
        <w:t xml:space="preserve">Research </w:t>
      </w:r>
      <w:r w:rsidR="00B351F6" w:rsidRPr="00844D9A">
        <w:t>Motivation</w:t>
      </w:r>
      <w:bookmarkEnd w:id="93"/>
      <w:bookmarkEnd w:id="94"/>
      <w:r w:rsidR="00B351F6" w:rsidRPr="00844D9A">
        <w:t xml:space="preserve"> </w:t>
      </w:r>
    </w:p>
    <w:p w14:paraId="59404D2F" w14:textId="6321F43E"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Rubik's Cube makes use of mathematical group theory, which has helped deduce specific algorithms. Furthermore, the fact that there are distinct subgroups</w:t>
      </w:r>
      <w:r w:rsidR="00D40BC0" w:rsidRPr="00844D9A">
        <w:rPr>
          <w:rFonts w:ascii="Times New Roman" w:hAnsi="Times New Roman" w:cs="Times New Roman"/>
        </w:rPr>
        <w:t xml:space="preserve">, where each element </w:t>
      </w:r>
      <w:r w:rsidR="00A25164" w:rsidRPr="00844D9A">
        <w:rPr>
          <w:rFonts w:ascii="Times New Roman" w:hAnsi="Times New Roman" w:cs="Times New Roman"/>
        </w:rPr>
        <w:t>of the group is a permutation i</w:t>
      </w:r>
      <w:r w:rsidRPr="00844D9A">
        <w:rPr>
          <w:rFonts w:ascii="Times New Roman" w:hAnsi="Times New Roman" w:cs="Times New Roman"/>
        </w:rPr>
        <w:t>n the Rubik</w:t>
      </w:r>
      <w:r w:rsidR="00A21985" w:rsidRPr="00844D9A">
        <w:rPr>
          <w:rFonts w:ascii="Times New Roman" w:hAnsi="Times New Roman" w:cs="Times New Roman"/>
        </w:rPr>
        <w:t>’s</w:t>
      </w:r>
      <w:r w:rsidRPr="00844D9A">
        <w:rPr>
          <w:rFonts w:ascii="Times New Roman" w:hAnsi="Times New Roman" w:cs="Times New Roman"/>
        </w:rPr>
        <w:t xml:space="preserve"> Cube</w:t>
      </w:r>
      <w:r w:rsidR="00A25164" w:rsidRPr="00844D9A">
        <w:rPr>
          <w:rFonts w:ascii="Times New Roman" w:hAnsi="Times New Roman" w:cs="Times New Roman"/>
        </w:rPr>
        <w:t xml:space="preserve">. The </w:t>
      </w:r>
      <w:r w:rsidRPr="00844D9A">
        <w:rPr>
          <w:rFonts w:ascii="Times New Roman" w:hAnsi="Times New Roman" w:cs="Times New Roman"/>
        </w:rPr>
        <w:t>group enables the puzzle to be learned and mastered by moving through different "difficulty levels"</w:t>
      </w:r>
      <w:r w:rsidR="00551101" w:rsidRPr="00844D9A">
        <w:rPr>
          <w:rFonts w:ascii="Times New Roman" w:hAnsi="Times New Roman" w:cs="Times New Roman"/>
        </w:rPr>
        <w:t xml:space="preserve">, the </w:t>
      </w:r>
      <w:r w:rsidR="00A21985" w:rsidRPr="00844D9A">
        <w:rPr>
          <w:rFonts w:ascii="Times New Roman" w:hAnsi="Times New Roman" w:cs="Times New Roman"/>
          <w:lang w:val="en-US"/>
        </w:rPr>
        <w:t>43 quintillion</w:t>
      </w:r>
      <w:r w:rsidR="00A21985" w:rsidRPr="00844D9A">
        <w:rPr>
          <w:rFonts w:ascii="Times New Roman" w:hAnsi="Times New Roman" w:cs="Times New Roman"/>
        </w:rPr>
        <w:t xml:space="preserve"> ways of solving the Rubik’s Cube</w:t>
      </w:r>
      <w:r w:rsidRPr="00844D9A">
        <w:rPr>
          <w:rFonts w:ascii="Times New Roman" w:hAnsi="Times New Roman" w:cs="Times New Roman"/>
        </w:rPr>
        <w:t xml:space="preserve">. These subgroups are the principle underlying the computer cubing methods by Thistlethwaite and Kociemba, which solve the </w:t>
      </w:r>
      <w:r w:rsidR="00B90CF5" w:rsidRPr="00844D9A">
        <w:rPr>
          <w:rFonts w:ascii="Times New Roman" w:hAnsi="Times New Roman" w:cs="Times New Roman"/>
        </w:rPr>
        <w:t>c</w:t>
      </w:r>
      <w:r w:rsidRPr="00844D9A">
        <w:rPr>
          <w:rFonts w:ascii="Times New Roman" w:hAnsi="Times New Roman" w:cs="Times New Roman"/>
        </w:rPr>
        <w:t>ube by further reducing it to another subgroup. (</w:t>
      </w:r>
      <w:r w:rsidR="00E66C4F" w:rsidRPr="00844D9A">
        <w:rPr>
          <w:rFonts w:ascii="Times New Roman" w:hAnsi="Times New Roman" w:cs="Times New Roman"/>
        </w:rPr>
        <w:t>Troy Fine and Boris Gorshenev</w:t>
      </w:r>
      <w:r w:rsidRPr="00844D9A">
        <w:rPr>
          <w:rFonts w:ascii="Times New Roman" w:hAnsi="Times New Roman" w:cs="Times New Roman"/>
        </w:rPr>
        <w:t>, 2018)</w:t>
      </w:r>
    </w:p>
    <w:p w14:paraId="67406D07" w14:textId="4E6444F7"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There are now several solutions that can solve the </w:t>
      </w:r>
      <w:r w:rsidR="00CB0F2A" w:rsidRPr="00844D9A">
        <w:rPr>
          <w:rFonts w:ascii="Times New Roman" w:hAnsi="Times New Roman" w:cs="Times New Roman"/>
        </w:rPr>
        <w:t>c</w:t>
      </w:r>
      <w:r w:rsidRPr="00844D9A">
        <w:rPr>
          <w:rFonts w:ascii="Times New Roman" w:hAnsi="Times New Roman" w:cs="Times New Roman"/>
        </w:rPr>
        <w:t>ube in less than 100 steps. David Singmaster first published his solution in 1981, which solves the cube layer by layer. A team of researchers who worked with Google in July 2010 has proved that the so-called "number of God" (minimum number of moves to solve any) was 20. The Herbert Kociemba's Two-Phase Algorithm is used for the most move optimal online Rubik's Cube solver programs, which typically calculates a solution of 20 steps or less.</w:t>
      </w:r>
    </w:p>
    <w:p w14:paraId="7765A139" w14:textId="77B69610" w:rsidR="00272758"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Since all these types of solutions require very tough mathematics to fully understand why they work and needs a tremendous amount of mathematical logic to develop new solutions, it is challenging for ordinary people and even impossible for computers to develop these solutions automatically.</w:t>
      </w:r>
    </w:p>
    <w:p w14:paraId="77E6D0C8" w14:textId="212CB5C9" w:rsidR="00A90D06"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lastRenderedPageBreak/>
        <w:t xml:space="preserve">With the hope that computer systems will learn how to solve Rubik's Cube with some general algorithm and after carefully searching previous work online, finally found that the most popular methods that are used to solve Rubik's Cube problem are reinforcement learning. </w:t>
      </w:r>
      <w:r w:rsidR="00A90D06" w:rsidRPr="00844D9A">
        <w:rPr>
          <w:rFonts w:ascii="Times New Roman" w:hAnsi="Times New Roman" w:cs="Times New Roman"/>
        </w:rPr>
        <w:t>(Troy Fine and Boris Gorshenev, 2018)</w:t>
      </w:r>
    </w:p>
    <w:p w14:paraId="11C026CF" w14:textId="4659430F" w:rsidR="00B351F6" w:rsidRPr="00844D9A" w:rsidRDefault="00A00F05"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However, this technique requires  much computer power, therefore</w:t>
      </w:r>
      <w:r w:rsidR="00E93686">
        <w:rPr>
          <w:rFonts w:ascii="Times New Roman" w:hAnsi="Times New Roman" w:cs="Times New Roman"/>
        </w:rPr>
        <w:t xml:space="preserve"> it involves</w:t>
      </w:r>
      <w:r w:rsidRPr="00844D9A">
        <w:rPr>
          <w:rFonts w:ascii="Times New Roman" w:hAnsi="Times New Roman" w:cs="Times New Roman"/>
        </w:rPr>
        <w:t xml:space="preserve"> finding alternatives. Since</w:t>
      </w:r>
      <w:r w:rsidR="00E93686">
        <w:rPr>
          <w:rFonts w:ascii="Times New Roman" w:hAnsi="Times New Roman" w:cs="Times New Roman"/>
        </w:rPr>
        <w:t xml:space="preserve"> there aren’t any</w:t>
      </w:r>
      <w:r w:rsidRPr="00844D9A">
        <w:rPr>
          <w:rFonts w:ascii="Times New Roman" w:hAnsi="Times New Roman" w:cs="Times New Roman"/>
        </w:rPr>
        <w:t xml:space="preserve">  neural network methods in heuristic learning, believe that this is because the objective function space is too large for neural networks to learn, but it's still worth attempting because there's no relevant experiment to prove it - and at least this method to solve Rubik's Cube with neural networks in heuristic learning could also fill the gap and provide data for this method.</w:t>
      </w:r>
      <w:r w:rsidR="00651918" w:rsidRPr="00844D9A">
        <w:rPr>
          <w:rFonts w:ascii="Times New Roman" w:hAnsi="Times New Roman" w:cs="Times New Roman"/>
        </w:rPr>
        <w:t xml:space="preserve"> Neural Network represents an interesting and </w:t>
      </w:r>
      <w:r w:rsidR="004E299C" w:rsidRPr="004E299C">
        <w:rPr>
          <w:rFonts w:ascii="Times New Roman" w:hAnsi="Times New Roman" w:cs="Times New Roman"/>
        </w:rPr>
        <w:t>feasible</w:t>
      </w:r>
      <w:r w:rsidR="004E299C" w:rsidRPr="004E299C" w:rsidDel="004E299C">
        <w:rPr>
          <w:rFonts w:ascii="Times New Roman" w:hAnsi="Times New Roman" w:cs="Times New Roman"/>
        </w:rPr>
        <w:t xml:space="preserve"> </w:t>
      </w:r>
      <w:r w:rsidR="00651918" w:rsidRPr="00844D9A">
        <w:rPr>
          <w:rFonts w:ascii="Times New Roman" w:hAnsi="Times New Roman" w:cs="Times New Roman"/>
        </w:rPr>
        <w:t xml:space="preserve">way of </w:t>
      </w:r>
      <w:r w:rsidR="004E299C">
        <w:rPr>
          <w:rFonts w:ascii="Times New Roman" w:hAnsi="Times New Roman" w:cs="Times New Roman"/>
        </w:rPr>
        <w:t>joining</w:t>
      </w:r>
      <w:r w:rsidR="004E299C" w:rsidRPr="00844D9A">
        <w:rPr>
          <w:rFonts w:ascii="Times New Roman" w:hAnsi="Times New Roman" w:cs="Times New Roman"/>
        </w:rPr>
        <w:t xml:space="preserve"> </w:t>
      </w:r>
      <w:r w:rsidR="004E299C">
        <w:rPr>
          <w:rFonts w:ascii="Times New Roman" w:hAnsi="Times New Roman" w:cs="Times New Roman"/>
        </w:rPr>
        <w:t>few</w:t>
      </w:r>
      <w:r w:rsidR="004E299C" w:rsidRPr="00844D9A">
        <w:rPr>
          <w:rFonts w:ascii="Times New Roman" w:hAnsi="Times New Roman" w:cs="Times New Roman"/>
        </w:rPr>
        <w:t xml:space="preserve"> </w:t>
      </w:r>
      <w:r w:rsidR="00651918" w:rsidRPr="00844D9A">
        <w:rPr>
          <w:rFonts w:ascii="Times New Roman" w:hAnsi="Times New Roman" w:cs="Times New Roman"/>
        </w:rPr>
        <w:t>heuristics together and for some use-case scenarios</w:t>
      </w:r>
      <w:r w:rsidR="00E93686">
        <w:rPr>
          <w:rFonts w:ascii="Times New Roman" w:hAnsi="Times New Roman" w:cs="Times New Roman"/>
        </w:rPr>
        <w:t>,</w:t>
      </w:r>
      <w:r w:rsidR="00651918" w:rsidRPr="00844D9A">
        <w:rPr>
          <w:rFonts w:ascii="Times New Roman" w:hAnsi="Times New Roman" w:cs="Times New Roman"/>
        </w:rPr>
        <w:t xml:space="preserve"> </w:t>
      </w:r>
      <w:r w:rsidR="004E299C" w:rsidRPr="004E299C">
        <w:rPr>
          <w:rFonts w:ascii="Times New Roman" w:hAnsi="Times New Roman" w:cs="Times New Roman"/>
        </w:rPr>
        <w:t>it might be the best decisio</w:t>
      </w:r>
      <w:r w:rsidR="004E299C">
        <w:rPr>
          <w:rFonts w:ascii="Times New Roman" w:hAnsi="Times New Roman" w:cs="Times New Roman"/>
        </w:rPr>
        <w:t>n</w:t>
      </w:r>
      <w:r w:rsidR="00651918" w:rsidRPr="00844D9A">
        <w:rPr>
          <w:rFonts w:ascii="Times New Roman" w:hAnsi="Times New Roman" w:cs="Times New Roman"/>
        </w:rPr>
        <w:t xml:space="preserve">. </w:t>
      </w:r>
      <w:r w:rsidR="004E299C" w:rsidRPr="004E299C">
        <w:rPr>
          <w:rFonts w:ascii="Times New Roman" w:hAnsi="Times New Roman" w:cs="Times New Roman"/>
        </w:rPr>
        <w:t>A perfect use-case situation for NN is where</w:t>
      </w:r>
      <w:r w:rsidR="004E299C" w:rsidRPr="004E299C" w:rsidDel="004E299C">
        <w:rPr>
          <w:rFonts w:ascii="Times New Roman" w:hAnsi="Times New Roman" w:cs="Times New Roman"/>
        </w:rPr>
        <w:t xml:space="preserve"> </w:t>
      </w:r>
      <w:r w:rsidR="00651918" w:rsidRPr="00844D9A">
        <w:rPr>
          <w:rFonts w:ascii="Times New Roman" w:hAnsi="Times New Roman" w:cs="Times New Roman"/>
        </w:rPr>
        <w:t>solved many problems from the same domain, there is enough time to prepare for the search (</w:t>
      </w:r>
      <w:r w:rsidR="004E299C">
        <w:rPr>
          <w:rFonts w:ascii="Times New Roman" w:hAnsi="Times New Roman" w:cs="Times New Roman"/>
        </w:rPr>
        <w:t>t</w:t>
      </w:r>
      <w:r w:rsidR="00651918" w:rsidRPr="00844D9A">
        <w:rPr>
          <w:rFonts w:ascii="Times New Roman" w:hAnsi="Times New Roman" w:cs="Times New Roman"/>
        </w:rPr>
        <w:t>rain</w:t>
      </w:r>
      <w:r w:rsidR="004E299C">
        <w:rPr>
          <w:rFonts w:ascii="Times New Roman" w:hAnsi="Times New Roman" w:cs="Times New Roman"/>
        </w:rPr>
        <w:t>ing</w:t>
      </w:r>
      <w:r w:rsidR="00651918" w:rsidRPr="00844D9A">
        <w:rPr>
          <w:rFonts w:ascii="Times New Roman" w:hAnsi="Times New Roman" w:cs="Times New Roman"/>
        </w:rPr>
        <w:t xml:space="preserve"> the network) and optimal solutions are not strictly required (</w:t>
      </w:r>
      <w:r w:rsidR="008A2315" w:rsidRPr="00844D9A">
        <w:rPr>
          <w:rFonts w:ascii="Times New Roman" w:hAnsi="Times New Roman" w:cs="Times New Roman"/>
        </w:rPr>
        <w:t>Robert Brunetto and Otakar Trunda</w:t>
      </w:r>
      <w:r w:rsidR="00651918" w:rsidRPr="00844D9A">
        <w:rPr>
          <w:rFonts w:ascii="Times New Roman" w:hAnsi="Times New Roman" w:cs="Times New Roman"/>
        </w:rPr>
        <w:t>, 2017).</w:t>
      </w:r>
    </w:p>
    <w:p w14:paraId="3AA3BEA3" w14:textId="77777777" w:rsidR="00A00F05" w:rsidRPr="00844D9A" w:rsidRDefault="00A00F05" w:rsidP="00844D9A">
      <w:pPr>
        <w:tabs>
          <w:tab w:val="left" w:pos="709"/>
        </w:tabs>
        <w:spacing w:line="480" w:lineRule="auto"/>
        <w:rPr>
          <w:rFonts w:ascii="Times New Roman" w:hAnsi="Times New Roman" w:cs="Times New Roman"/>
          <w:lang w:val="en-US"/>
        </w:rPr>
      </w:pPr>
    </w:p>
    <w:p w14:paraId="2730D36E" w14:textId="6E736B4A" w:rsidR="00856259" w:rsidRPr="00B1066E" w:rsidRDefault="00775E56" w:rsidP="00844D9A">
      <w:pPr>
        <w:pStyle w:val="Heading3"/>
        <w:numPr>
          <w:ilvl w:val="0"/>
          <w:numId w:val="22"/>
        </w:numPr>
        <w:tabs>
          <w:tab w:val="left" w:pos="709"/>
        </w:tabs>
      </w:pPr>
      <w:bookmarkStart w:id="95" w:name="_Toc9461164"/>
      <w:bookmarkStart w:id="96" w:name="_Toc15157421"/>
      <w:r w:rsidRPr="00B1066E">
        <w:t>Research Problem</w:t>
      </w:r>
      <w:bookmarkEnd w:id="95"/>
      <w:bookmarkEnd w:id="96"/>
    </w:p>
    <w:p w14:paraId="4DC4BD97" w14:textId="1FF14B2D" w:rsidR="00B1066E" w:rsidRPr="006F6040" w:rsidRDefault="00B1066E" w:rsidP="006F6040">
      <w:pPr>
        <w:pStyle w:val="ListParagraph"/>
        <w:numPr>
          <w:ilvl w:val="0"/>
          <w:numId w:val="3"/>
        </w:numPr>
        <w:tabs>
          <w:tab w:val="left" w:pos="709"/>
        </w:tabs>
        <w:spacing w:line="480" w:lineRule="auto"/>
        <w:jc w:val="both"/>
        <w:rPr>
          <w:rFonts w:ascii="Times New Roman" w:eastAsia="Times New Roman" w:hAnsi="Times New Roman" w:cs="Times New Roman"/>
          <w:color w:val="333333"/>
          <w:shd w:val="clear" w:color="auto" w:fill="FFFFFF"/>
          <w:lang w:eastAsia="en-GB"/>
        </w:rPr>
      </w:pPr>
      <w:r w:rsidRPr="00B1066E">
        <w:rPr>
          <w:rFonts w:ascii="Times New Roman" w:eastAsia="Times New Roman" w:hAnsi="Times New Roman" w:cs="Times New Roman"/>
          <w:color w:val="333333"/>
          <w:shd w:val="clear" w:color="auto" w:fill="FFFFFF"/>
          <w:lang w:eastAsia="en-GB"/>
        </w:rPr>
        <w:t xml:space="preserve">Neural Network </w:t>
      </w:r>
      <w:r w:rsidR="006F6040">
        <w:rPr>
          <w:rFonts w:ascii="Times New Roman" w:eastAsia="Times New Roman" w:hAnsi="Times New Roman" w:cs="Times New Roman"/>
          <w:color w:val="333333"/>
          <w:shd w:val="clear" w:color="auto" w:fill="FFFFFF"/>
          <w:lang w:eastAsia="en-GB"/>
        </w:rPr>
        <w:t>can</w:t>
      </w:r>
      <w:r w:rsidRPr="00B1066E">
        <w:rPr>
          <w:rFonts w:ascii="Times New Roman" w:eastAsia="Times New Roman" w:hAnsi="Times New Roman" w:cs="Times New Roman"/>
          <w:color w:val="333333"/>
          <w:shd w:val="clear" w:color="auto" w:fill="FFFFFF"/>
          <w:lang w:eastAsia="en-GB"/>
        </w:rPr>
        <w:t xml:space="preserve"> learn and model non-linear and complex relationships, </w:t>
      </w:r>
      <w:r w:rsidR="006F6040" w:rsidRPr="006F6040">
        <w:rPr>
          <w:rFonts w:ascii="Times New Roman" w:eastAsia="Times New Roman" w:hAnsi="Times New Roman" w:cs="Times New Roman"/>
          <w:color w:val="333333"/>
          <w:shd w:val="clear" w:color="auto" w:fill="FFFFFF"/>
          <w:lang w:eastAsia="en-GB"/>
        </w:rPr>
        <w:t>extremely significant in light of the fact that, in actuality, a large number of the connections among information sources and yields are non-straight just as mind boggling.</w:t>
      </w:r>
      <w:r w:rsidRPr="00160BB0">
        <w:rPr>
          <w:rFonts w:ascii="Times New Roman" w:eastAsia="Times New Roman" w:hAnsi="Times New Roman" w:cs="Times New Roman"/>
          <w:color w:val="333333"/>
          <w:shd w:val="clear" w:color="auto" w:fill="FFFFFF"/>
          <w:lang w:eastAsia="en-GB"/>
        </w:rPr>
        <w:t xml:space="preserve"> After learning from the initial inputs and their relationships, it can infer unseen relationships on unseen data as well, thus making the model generalize and predict on unseen data.</w:t>
      </w:r>
      <w:r w:rsidR="006F6040">
        <w:rPr>
          <w:rFonts w:ascii="Times New Roman" w:eastAsia="Times New Roman" w:hAnsi="Times New Roman" w:cs="Times New Roman"/>
          <w:color w:val="333333"/>
          <w:shd w:val="clear" w:color="auto" w:fill="FFFFFF"/>
          <w:lang w:eastAsia="en-GB"/>
        </w:rPr>
        <w:t xml:space="preserve"> </w:t>
      </w:r>
      <w:r w:rsidRPr="006F6040">
        <w:rPr>
          <w:rFonts w:ascii="Times New Roman" w:eastAsia="Times New Roman" w:hAnsi="Times New Roman" w:cs="Times New Roman"/>
          <w:color w:val="333333"/>
          <w:shd w:val="clear" w:color="auto" w:fill="FFFFFF"/>
          <w:lang w:eastAsia="en-GB"/>
        </w:rPr>
        <w:t>Unlike many other prediction techniques, N</w:t>
      </w:r>
      <w:r w:rsidR="006F6040">
        <w:rPr>
          <w:rFonts w:ascii="Times New Roman" w:eastAsia="Times New Roman" w:hAnsi="Times New Roman" w:cs="Times New Roman"/>
          <w:color w:val="333333"/>
          <w:shd w:val="clear" w:color="auto" w:fill="FFFFFF"/>
          <w:lang w:eastAsia="en-GB"/>
        </w:rPr>
        <w:t>N</w:t>
      </w:r>
      <w:r w:rsidRPr="006F6040">
        <w:rPr>
          <w:rFonts w:ascii="Times New Roman" w:eastAsia="Times New Roman" w:hAnsi="Times New Roman" w:cs="Times New Roman"/>
          <w:color w:val="333333"/>
          <w:shd w:val="clear" w:color="auto" w:fill="FFFFFF"/>
          <w:lang w:eastAsia="en-GB"/>
        </w:rPr>
        <w:t xml:space="preserve"> does not impose any restrictions on the input </w:t>
      </w:r>
      <w:r w:rsidR="005E5004" w:rsidRPr="006F6040">
        <w:rPr>
          <w:rFonts w:ascii="Times New Roman" w:eastAsia="Times New Roman" w:hAnsi="Times New Roman" w:cs="Times New Roman"/>
          <w:color w:val="333333"/>
          <w:shd w:val="clear" w:color="auto" w:fill="FFFFFF"/>
          <w:lang w:eastAsia="en-GB"/>
        </w:rPr>
        <w:t>variables. Additionally</w:t>
      </w:r>
      <w:r w:rsidRPr="006F6040">
        <w:rPr>
          <w:rFonts w:ascii="Times New Roman" w:eastAsia="Times New Roman" w:hAnsi="Times New Roman" w:cs="Times New Roman"/>
          <w:color w:val="333333"/>
          <w:shd w:val="clear" w:color="auto" w:fill="FFFFFF"/>
          <w:lang w:eastAsia="en-GB"/>
        </w:rPr>
        <w:t xml:space="preserve">, many studies have shown that Neural Network can better model </w:t>
      </w:r>
    </w:p>
    <w:p w14:paraId="732E2A29" w14:textId="1D651128" w:rsidR="00B1066E" w:rsidRPr="00B1066E" w:rsidRDefault="00B1066E" w:rsidP="00B1066E">
      <w:pPr>
        <w:pStyle w:val="ListParagraph"/>
        <w:numPr>
          <w:ilvl w:val="0"/>
          <w:numId w:val="3"/>
        </w:numPr>
        <w:tabs>
          <w:tab w:val="left" w:pos="709"/>
        </w:tabs>
        <w:spacing w:line="480" w:lineRule="auto"/>
        <w:jc w:val="both"/>
        <w:rPr>
          <w:rFonts w:ascii="Times New Roman" w:eastAsia="Times New Roman" w:hAnsi="Times New Roman" w:cs="Times New Roman"/>
          <w:color w:val="333333"/>
          <w:shd w:val="clear" w:color="auto" w:fill="FFFFFF"/>
          <w:lang w:eastAsia="en-GB"/>
        </w:rPr>
      </w:pPr>
      <w:r w:rsidRPr="00B1066E">
        <w:rPr>
          <w:rFonts w:ascii="Times New Roman" w:eastAsia="Times New Roman" w:hAnsi="Times New Roman" w:cs="Times New Roman"/>
          <w:color w:val="333333"/>
          <w:shd w:val="clear" w:color="auto" w:fill="FFFFFF"/>
          <w:lang w:eastAsia="en-GB"/>
        </w:rPr>
        <w:lastRenderedPageBreak/>
        <w:t>Implementing n</w:t>
      </w:r>
      <w:r w:rsidRPr="00160BB0">
        <w:rPr>
          <w:rFonts w:ascii="Times New Roman" w:eastAsia="Times New Roman" w:hAnsi="Times New Roman" w:cs="Times New Roman"/>
          <w:color w:val="333333"/>
          <w:shd w:val="clear" w:color="auto" w:fill="FFFFFF"/>
          <w:lang w:eastAsia="en-GB"/>
        </w:rPr>
        <w:t>eural network approaches to solve the Rubik’s Cube have struggled to succeed without human help and have had to rely on hand-engineered features and group theory to systematically find solutions.</w:t>
      </w:r>
    </w:p>
    <w:p w14:paraId="5104B3F2" w14:textId="112B6493" w:rsidR="002469E6" w:rsidRPr="00844D9A" w:rsidRDefault="002469E6" w:rsidP="00844D9A">
      <w:pPr>
        <w:tabs>
          <w:tab w:val="left" w:pos="709"/>
        </w:tabs>
        <w:spacing w:line="480" w:lineRule="auto"/>
        <w:contextualSpacing/>
        <w:jc w:val="both"/>
        <w:rPr>
          <w:rFonts w:ascii="Times New Roman" w:hAnsi="Times New Roman" w:cs="Times New Roman"/>
          <w:color w:val="000000" w:themeColor="text1"/>
          <w:lang w:val="en-US"/>
        </w:rPr>
      </w:pPr>
    </w:p>
    <w:p w14:paraId="3EF737C8" w14:textId="77777777" w:rsidR="00564C3E" w:rsidRPr="00844D9A" w:rsidRDefault="00564C3E" w:rsidP="00844D9A">
      <w:pPr>
        <w:pStyle w:val="Heading3"/>
        <w:numPr>
          <w:ilvl w:val="0"/>
          <w:numId w:val="38"/>
        </w:numPr>
        <w:tabs>
          <w:tab w:val="left" w:pos="709"/>
        </w:tabs>
      </w:pPr>
      <w:bookmarkStart w:id="97" w:name="_Toc9461165"/>
      <w:bookmarkStart w:id="98" w:name="_Toc15157422"/>
      <w:r w:rsidRPr="00844D9A">
        <w:t>Research Question</w:t>
      </w:r>
      <w:bookmarkEnd w:id="97"/>
      <w:bookmarkEnd w:id="98"/>
    </w:p>
    <w:p w14:paraId="1249534D" w14:textId="22EC8CF0" w:rsidR="008835A7" w:rsidRPr="00844D9A" w:rsidRDefault="00564C3E"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How to obtain </w:t>
      </w:r>
      <w:r w:rsidR="005E15A4" w:rsidRPr="00844D9A">
        <w:rPr>
          <w:rFonts w:ascii="Times New Roman" w:hAnsi="Times New Roman" w:cs="Times New Roman"/>
          <w:lang w:val="en-US"/>
        </w:rPr>
        <w:t xml:space="preserve">a </w:t>
      </w:r>
      <w:r w:rsidR="00514878" w:rsidRPr="00844D9A">
        <w:rPr>
          <w:rFonts w:ascii="Times New Roman" w:hAnsi="Times New Roman" w:cs="Times New Roman"/>
          <w:lang w:val="en-US"/>
        </w:rPr>
        <w:t>valuable function</w:t>
      </w:r>
      <w:r w:rsidRPr="00844D9A">
        <w:rPr>
          <w:rFonts w:ascii="Times New Roman" w:hAnsi="Times New Roman" w:cs="Times New Roman"/>
          <w:lang w:val="en-US"/>
        </w:rPr>
        <w:t xml:space="preserve"> automatically, so that the whole problem-solving process is</w:t>
      </w:r>
      <w:r w:rsidR="00063EAC" w:rsidRPr="00844D9A">
        <w:rPr>
          <w:rFonts w:ascii="Times New Roman" w:hAnsi="Times New Roman" w:cs="Times New Roman"/>
          <w:lang w:val="en-US"/>
        </w:rPr>
        <w:t xml:space="preserve"> </w:t>
      </w:r>
      <w:r w:rsidRPr="00844D9A">
        <w:rPr>
          <w:rFonts w:ascii="Times New Roman" w:hAnsi="Times New Roman" w:cs="Times New Roman"/>
          <w:lang w:val="en-US"/>
        </w:rPr>
        <w:t>free of human knowledge</w:t>
      </w:r>
      <w:r w:rsidR="00A17EB1" w:rsidRPr="00844D9A">
        <w:rPr>
          <w:rFonts w:ascii="Times New Roman" w:hAnsi="Times New Roman" w:cs="Times New Roman"/>
          <w:lang w:val="en-US"/>
        </w:rPr>
        <w:t>, by using any of the traditional way</w:t>
      </w:r>
      <w:r w:rsidR="00E93686">
        <w:rPr>
          <w:rFonts w:ascii="Times New Roman" w:hAnsi="Times New Roman" w:cs="Times New Roman"/>
          <w:lang w:val="en-US"/>
        </w:rPr>
        <w:t>s</w:t>
      </w:r>
      <w:r w:rsidR="00A17EB1" w:rsidRPr="00844D9A">
        <w:rPr>
          <w:rFonts w:ascii="Times New Roman" w:hAnsi="Times New Roman" w:cs="Times New Roman"/>
          <w:lang w:val="en-US"/>
        </w:rPr>
        <w:t xml:space="preserve"> of </w:t>
      </w:r>
      <w:r w:rsidR="00E93686">
        <w:rPr>
          <w:rFonts w:ascii="Times New Roman" w:hAnsi="Times New Roman" w:cs="Times New Roman"/>
          <w:lang w:val="en-US"/>
        </w:rPr>
        <w:t xml:space="preserve">the </w:t>
      </w:r>
      <w:r w:rsidR="00A17EB1" w:rsidRPr="00844D9A">
        <w:rPr>
          <w:rFonts w:ascii="Times New Roman" w:hAnsi="Times New Roman" w:cs="Times New Roman"/>
          <w:lang w:val="en-US"/>
        </w:rPr>
        <w:t>method by memorizing it</w:t>
      </w:r>
      <w:r w:rsidRPr="00844D9A">
        <w:rPr>
          <w:rFonts w:ascii="Times New Roman" w:hAnsi="Times New Roman" w:cs="Times New Roman"/>
          <w:lang w:val="en-US"/>
        </w:rPr>
        <w:t>.</w:t>
      </w:r>
    </w:p>
    <w:p w14:paraId="72383D10" w14:textId="3149CCE5" w:rsidR="008835A7" w:rsidRPr="00844D9A" w:rsidRDefault="008835A7"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How to use the rules of an algorithm that performs from a goal state and try to learn from the goal how far it can reach the rules.</w:t>
      </w:r>
    </w:p>
    <w:p w14:paraId="48BE134C" w14:textId="7DC29B6A" w:rsidR="00564C3E" w:rsidRPr="00844D9A" w:rsidRDefault="008835A7" w:rsidP="00844D9A">
      <w:pPr>
        <w:pStyle w:val="ListParagraph"/>
        <w:tabs>
          <w:tab w:val="left" w:pos="709"/>
        </w:tabs>
        <w:spacing w:line="480" w:lineRule="auto"/>
        <w:jc w:val="both"/>
        <w:rPr>
          <w:rFonts w:ascii="Times New Roman" w:hAnsi="Times New Roman" w:cs="Times New Roman"/>
          <w:color w:val="000000" w:themeColor="text1"/>
          <w:lang w:val="en-US"/>
        </w:rPr>
      </w:pPr>
      <w:r w:rsidRPr="00844D9A" w:rsidDel="008835A7">
        <w:rPr>
          <w:rFonts w:ascii="Times New Roman" w:hAnsi="Times New Roman" w:cs="Times New Roman"/>
          <w:lang w:val="en-US"/>
        </w:rPr>
        <w:t xml:space="preserve"> </w:t>
      </w:r>
    </w:p>
    <w:p w14:paraId="7993FD8C" w14:textId="03FAED76" w:rsidR="00C4662A" w:rsidRPr="00844D9A" w:rsidRDefault="00FB3ED0" w:rsidP="00844D9A">
      <w:pPr>
        <w:pStyle w:val="Heading3"/>
        <w:numPr>
          <w:ilvl w:val="0"/>
          <w:numId w:val="37"/>
        </w:numPr>
        <w:tabs>
          <w:tab w:val="left" w:pos="709"/>
        </w:tabs>
      </w:pPr>
      <w:bookmarkStart w:id="99" w:name="_Toc9461166"/>
      <w:bookmarkStart w:id="100" w:name="_Toc15157423"/>
      <w:r w:rsidRPr="00844D9A">
        <w:t xml:space="preserve">Research </w:t>
      </w:r>
      <w:r w:rsidR="00775E56" w:rsidRPr="00844D9A">
        <w:t>Objective</w:t>
      </w:r>
      <w:bookmarkEnd w:id="99"/>
      <w:bookmarkEnd w:id="100"/>
    </w:p>
    <w:p w14:paraId="72E50865" w14:textId="12FF6CC0" w:rsidR="00FF5CBE" w:rsidRPr="00B92BB9" w:rsidRDefault="00B856B3" w:rsidP="00844D9A">
      <w:pPr>
        <w:pStyle w:val="ListParagraph"/>
        <w:numPr>
          <w:ilvl w:val="0"/>
          <w:numId w:val="4"/>
        </w:numPr>
        <w:tabs>
          <w:tab w:val="left" w:pos="709"/>
        </w:tabs>
        <w:spacing w:line="480" w:lineRule="auto"/>
        <w:jc w:val="both"/>
        <w:rPr>
          <w:rFonts w:ascii="Times New Roman" w:hAnsi="Times New Roman" w:cs="Times New Roman"/>
          <w:lang w:val="en-US"/>
        </w:rPr>
      </w:pPr>
      <w:r w:rsidRPr="00B92BB9">
        <w:rPr>
          <w:rFonts w:ascii="Times New Roman" w:hAnsi="Times New Roman" w:cs="Times New Roman"/>
          <w:lang w:val="en-US"/>
        </w:rPr>
        <w:t xml:space="preserve">To </w:t>
      </w:r>
      <w:r w:rsidR="006F6040" w:rsidRPr="00B92BB9">
        <w:rPr>
          <w:rFonts w:ascii="Times New Roman" w:hAnsi="Times New Roman" w:cs="Times New Roman"/>
          <w:lang w:val="en-US"/>
        </w:rPr>
        <w:t>gain</w:t>
      </w:r>
      <w:r w:rsidRPr="00B92BB9">
        <w:rPr>
          <w:rFonts w:ascii="Times New Roman" w:hAnsi="Times New Roman" w:cs="Times New Roman"/>
          <w:lang w:val="en-US"/>
        </w:rPr>
        <w:t xml:space="preserve"> </w:t>
      </w:r>
      <w:r w:rsidR="006F6040" w:rsidRPr="00B92BB9">
        <w:rPr>
          <w:rFonts w:ascii="Times New Roman" w:hAnsi="Times New Roman" w:cs="Times New Roman"/>
          <w:lang w:val="en-US"/>
        </w:rPr>
        <w:t>esteemed</w:t>
      </w:r>
      <w:r w:rsidRPr="00B92BB9">
        <w:rPr>
          <w:rFonts w:ascii="Times New Roman" w:hAnsi="Times New Roman" w:cs="Times New Roman"/>
          <w:lang w:val="en-US"/>
        </w:rPr>
        <w:t xml:space="preserve"> heuristic </w:t>
      </w:r>
      <w:r w:rsidR="006F6040">
        <w:rPr>
          <w:rFonts w:ascii="Times New Roman" w:hAnsi="Times New Roman" w:cs="Times New Roman"/>
          <w:lang w:val="en-US"/>
        </w:rPr>
        <w:t>method</w:t>
      </w:r>
      <w:r w:rsidR="006F6040" w:rsidRPr="00B92BB9">
        <w:rPr>
          <w:rFonts w:ascii="Times New Roman" w:hAnsi="Times New Roman" w:cs="Times New Roman"/>
          <w:lang w:val="en-US"/>
        </w:rPr>
        <w:t xml:space="preserve"> mechanically</w:t>
      </w:r>
      <w:r w:rsidRPr="00B92BB9">
        <w:rPr>
          <w:rFonts w:ascii="Times New Roman" w:hAnsi="Times New Roman" w:cs="Times New Roman"/>
          <w:lang w:val="en-US"/>
        </w:rPr>
        <w:t xml:space="preserve">, so that the </w:t>
      </w:r>
      <w:r w:rsidR="006F6040" w:rsidRPr="00B92BB9">
        <w:rPr>
          <w:rFonts w:ascii="Times New Roman" w:hAnsi="Times New Roman" w:cs="Times New Roman"/>
          <w:lang w:val="en-US"/>
        </w:rPr>
        <w:t>total</w:t>
      </w:r>
      <w:r w:rsidRPr="00B92BB9">
        <w:rPr>
          <w:rFonts w:ascii="Times New Roman" w:hAnsi="Times New Roman" w:cs="Times New Roman"/>
          <w:lang w:val="en-US"/>
        </w:rPr>
        <w:t xml:space="preserve"> problem-solving process is</w:t>
      </w:r>
      <w:r w:rsidR="00063EAC" w:rsidRPr="00B92BB9">
        <w:rPr>
          <w:rFonts w:ascii="Times New Roman" w:hAnsi="Times New Roman" w:cs="Times New Roman"/>
          <w:lang w:val="en-US"/>
        </w:rPr>
        <w:t xml:space="preserve"> </w:t>
      </w:r>
      <w:r w:rsidRPr="00B92BB9">
        <w:rPr>
          <w:rFonts w:ascii="Times New Roman" w:hAnsi="Times New Roman" w:cs="Times New Roman"/>
          <w:lang w:val="en-US"/>
        </w:rPr>
        <w:t>free of human knowledge.</w:t>
      </w:r>
      <w:r w:rsidR="00B92BB9">
        <w:t xml:space="preserve"> </w:t>
      </w:r>
      <w:r w:rsidR="00B92BB9" w:rsidRPr="00B92BB9">
        <w:rPr>
          <w:rFonts w:ascii="Times New Roman" w:hAnsi="Times New Roman" w:cs="Times New Roman"/>
          <w:lang w:val="en-US"/>
        </w:rPr>
        <w:t xml:space="preserve">Neural networks with more than one hidden layer tend to perform better than shallow ones. </w:t>
      </w:r>
      <w:r w:rsidR="006F6040" w:rsidRPr="00B92BB9">
        <w:rPr>
          <w:rFonts w:ascii="Times New Roman" w:hAnsi="Times New Roman" w:cs="Times New Roman"/>
          <w:lang w:val="en-US"/>
        </w:rPr>
        <w:t>Determining</w:t>
      </w:r>
      <w:r w:rsidR="00B92BB9" w:rsidRPr="00B92BB9">
        <w:rPr>
          <w:rFonts w:ascii="Times New Roman" w:hAnsi="Times New Roman" w:cs="Times New Roman"/>
          <w:lang w:val="en-US"/>
        </w:rPr>
        <w:t xml:space="preserve"> several net</w:t>
      </w:r>
      <w:r w:rsidR="00BD0ECE">
        <w:rPr>
          <w:rFonts w:ascii="Times New Roman" w:hAnsi="Times New Roman" w:cs="Times New Roman"/>
          <w:lang w:val="en-US"/>
        </w:rPr>
        <w:t>work</w:t>
      </w:r>
      <w:r w:rsidR="00B92BB9" w:rsidRPr="00B92BB9">
        <w:rPr>
          <w:rFonts w:ascii="Times New Roman" w:hAnsi="Times New Roman" w:cs="Times New Roman"/>
          <w:lang w:val="en-US"/>
        </w:rPr>
        <w:t xml:space="preserve"> architectures and parameters, all with more than 3 fully-connected hidden layers. For the estimator training, it is essential to generate </w:t>
      </w:r>
      <w:r w:rsidR="006F6040" w:rsidRPr="00B92BB9">
        <w:rPr>
          <w:rFonts w:ascii="Times New Roman" w:hAnsi="Times New Roman" w:cs="Times New Roman"/>
          <w:lang w:val="en-US"/>
        </w:rPr>
        <w:t>models</w:t>
      </w:r>
      <w:r w:rsidR="00B92BB9" w:rsidRPr="00B92BB9">
        <w:rPr>
          <w:rFonts w:ascii="Times New Roman" w:hAnsi="Times New Roman" w:cs="Times New Roman"/>
          <w:lang w:val="en-US"/>
        </w:rPr>
        <w:t xml:space="preserve"> with a given distance or the scrambled number from the objective state— data examples of mixed cubes with distance is needed to be generate</w:t>
      </w:r>
      <w:r w:rsidR="00E93686">
        <w:rPr>
          <w:rFonts w:ascii="Times New Roman" w:hAnsi="Times New Roman" w:cs="Times New Roman"/>
          <w:lang w:val="en-US"/>
        </w:rPr>
        <w:t>d</w:t>
      </w:r>
      <w:r w:rsidR="00B92BB9" w:rsidRPr="00B92BB9">
        <w:rPr>
          <w:rFonts w:ascii="Times New Roman" w:hAnsi="Times New Roman" w:cs="Times New Roman"/>
          <w:lang w:val="en-US"/>
        </w:rPr>
        <w:t>.</w:t>
      </w:r>
      <w:r w:rsidR="00BD0ECE" w:rsidRPr="00B92BB9" w:rsidDel="00BD0ECE">
        <w:rPr>
          <w:rFonts w:ascii="Times New Roman" w:hAnsi="Times New Roman" w:cs="Times New Roman"/>
          <w:lang w:val="en-US"/>
        </w:rPr>
        <w:t xml:space="preserve"> </w:t>
      </w:r>
    </w:p>
    <w:p w14:paraId="12E2C332" w14:textId="502B61C5" w:rsidR="009114E5" w:rsidRPr="00844D9A" w:rsidRDefault="00FF5CBE" w:rsidP="00844D9A">
      <w:pPr>
        <w:pStyle w:val="ListParagraph"/>
        <w:numPr>
          <w:ilvl w:val="0"/>
          <w:numId w:val="4"/>
        </w:num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To </w:t>
      </w:r>
      <w:r w:rsidR="00450103" w:rsidRPr="00844D9A">
        <w:rPr>
          <w:rFonts w:ascii="Times New Roman" w:hAnsi="Times New Roman" w:cs="Times New Roman"/>
          <w:lang w:val="en-US"/>
        </w:rPr>
        <w:t>practice</w:t>
      </w:r>
      <w:r w:rsidRPr="00844D9A">
        <w:rPr>
          <w:rFonts w:ascii="Times New Roman" w:hAnsi="Times New Roman" w:cs="Times New Roman"/>
          <w:lang w:val="en-US"/>
        </w:rPr>
        <w:t xml:space="preserve"> heuristic rules of the algorithm to perform random walks back from the goal state and try to learn how far the goal has been achieved.</w:t>
      </w:r>
      <w:r w:rsidRPr="00844D9A" w:rsidDel="00FF5CBE">
        <w:rPr>
          <w:rFonts w:ascii="Times New Roman" w:hAnsi="Times New Roman" w:cs="Times New Roman"/>
          <w:lang w:val="en-US"/>
        </w:rPr>
        <w:t xml:space="preserve"> </w:t>
      </w:r>
      <w:r w:rsidR="00BD0ECE">
        <w:rPr>
          <w:rFonts w:ascii="Times New Roman" w:hAnsi="Times New Roman" w:cs="Times New Roman"/>
          <w:lang w:val="en-US"/>
        </w:rPr>
        <w:t>T</w:t>
      </w:r>
      <w:r w:rsidR="00BD0ECE" w:rsidRPr="00BD0ECE">
        <w:rPr>
          <w:rFonts w:ascii="Times New Roman" w:hAnsi="Times New Roman" w:cs="Times New Roman"/>
          <w:lang w:val="en-US"/>
        </w:rPr>
        <w:t>wo</w:t>
      </w:r>
      <w:r w:rsidR="00B56ED7">
        <w:rPr>
          <w:rFonts w:ascii="Times New Roman" w:hAnsi="Times New Roman" w:cs="Times New Roman"/>
          <w:lang w:val="en-US"/>
        </w:rPr>
        <w:t xml:space="preserve"> </w:t>
      </w:r>
      <w:r w:rsidR="00BD0ECE" w:rsidRPr="00BD0ECE">
        <w:rPr>
          <w:rFonts w:ascii="Times New Roman" w:hAnsi="Times New Roman" w:cs="Times New Roman"/>
          <w:lang w:val="en-US"/>
        </w:rPr>
        <w:t>type</w:t>
      </w:r>
      <w:r w:rsidR="00E93686">
        <w:rPr>
          <w:rFonts w:ascii="Times New Roman" w:hAnsi="Times New Roman" w:cs="Times New Roman"/>
          <w:lang w:val="en-US"/>
        </w:rPr>
        <w:t>s</w:t>
      </w:r>
      <w:r w:rsidR="00BD0ECE" w:rsidRPr="00BD0ECE">
        <w:rPr>
          <w:rFonts w:ascii="Times New Roman" w:hAnsi="Times New Roman" w:cs="Times New Roman"/>
          <w:lang w:val="en-US"/>
        </w:rPr>
        <w:t xml:space="preserve"> of heuristic rules are used, Informed Search Algorithm (admissible and inadmissible).</w:t>
      </w:r>
    </w:p>
    <w:p w14:paraId="5D189B89" w14:textId="3158A600" w:rsidR="002142AC" w:rsidRDefault="002142AC" w:rsidP="00844D9A">
      <w:pPr>
        <w:tabs>
          <w:tab w:val="left" w:pos="709"/>
        </w:tabs>
        <w:spacing w:line="480" w:lineRule="auto"/>
        <w:contextualSpacing/>
        <w:jc w:val="both"/>
        <w:rPr>
          <w:ins w:id="101" w:author="Gunasegarran" w:date="2019-07-29T16:08:00Z"/>
          <w:rFonts w:ascii="Times New Roman" w:hAnsi="Times New Roman" w:cs="Times New Roman"/>
          <w:color w:val="000000" w:themeColor="text1"/>
          <w:lang w:val="en-US"/>
        </w:rPr>
      </w:pPr>
    </w:p>
    <w:p w14:paraId="30E52298" w14:textId="77777777" w:rsidR="00D42919" w:rsidRPr="00844D9A" w:rsidRDefault="00D42919" w:rsidP="00844D9A">
      <w:pPr>
        <w:tabs>
          <w:tab w:val="left" w:pos="709"/>
        </w:tabs>
        <w:spacing w:line="480" w:lineRule="auto"/>
        <w:contextualSpacing/>
        <w:jc w:val="both"/>
        <w:rPr>
          <w:rFonts w:ascii="Times New Roman" w:hAnsi="Times New Roman" w:cs="Times New Roman"/>
          <w:color w:val="000000" w:themeColor="text1"/>
          <w:lang w:val="en-US"/>
        </w:rPr>
      </w:pPr>
    </w:p>
    <w:p w14:paraId="1E135D30" w14:textId="37952CCA" w:rsidR="00C4662A" w:rsidRPr="00BD0ECE" w:rsidRDefault="00775E56" w:rsidP="00844D9A">
      <w:pPr>
        <w:pStyle w:val="Heading3"/>
        <w:numPr>
          <w:ilvl w:val="0"/>
          <w:numId w:val="39"/>
        </w:numPr>
        <w:tabs>
          <w:tab w:val="left" w:pos="709"/>
        </w:tabs>
      </w:pPr>
      <w:bookmarkStart w:id="102" w:name="_Toc9461167"/>
      <w:bookmarkStart w:id="103" w:name="_Toc15157424"/>
      <w:r w:rsidRPr="00BD0ECE">
        <w:lastRenderedPageBreak/>
        <w:t xml:space="preserve">Research </w:t>
      </w:r>
      <w:r w:rsidR="004F1044" w:rsidRPr="00BD0ECE">
        <w:t>Significance</w:t>
      </w:r>
      <w:bookmarkEnd w:id="102"/>
      <w:bookmarkEnd w:id="103"/>
    </w:p>
    <w:p w14:paraId="15535FCE" w14:textId="70908877" w:rsidR="00163CA6" w:rsidRPr="00BD0ECE" w:rsidRDefault="00917EA0" w:rsidP="00844D9A">
      <w:pPr>
        <w:pStyle w:val="ListParagraph"/>
        <w:numPr>
          <w:ilvl w:val="0"/>
          <w:numId w:val="1"/>
        </w:numPr>
        <w:spacing w:line="480" w:lineRule="auto"/>
        <w:jc w:val="both"/>
        <w:rPr>
          <w:rFonts w:ascii="Times New Roman" w:hAnsi="Times New Roman" w:cs="Times New Roman"/>
          <w:color w:val="000000" w:themeColor="text1"/>
          <w:lang w:val="en-US"/>
        </w:rPr>
      </w:pPr>
      <w:r w:rsidRPr="00BD0ECE">
        <w:rPr>
          <w:rFonts w:ascii="Times New Roman" w:hAnsi="Times New Roman" w:cs="Times New Roman"/>
          <w:color w:val="000000" w:themeColor="text1"/>
          <w:lang w:val="en-US"/>
        </w:rPr>
        <w:t xml:space="preserve">The finding of this research paper is to </w:t>
      </w:r>
      <w:r w:rsidRPr="00BD0ECE">
        <w:rPr>
          <w:rFonts w:ascii="Times New Roman" w:hAnsi="Times New Roman" w:cs="Times New Roman"/>
          <w:lang w:val="en-US"/>
        </w:rPr>
        <w:t>obtain valuable heuristic functions that the whole problem-solving process is</w:t>
      </w:r>
      <w:r w:rsidR="00BA78B5" w:rsidRPr="00BD0ECE">
        <w:rPr>
          <w:rFonts w:ascii="Times New Roman" w:hAnsi="Times New Roman" w:cs="Times New Roman"/>
          <w:lang w:val="en-US"/>
        </w:rPr>
        <w:t xml:space="preserve"> </w:t>
      </w:r>
      <w:r w:rsidRPr="00BD0ECE">
        <w:rPr>
          <w:rFonts w:ascii="Times New Roman" w:hAnsi="Times New Roman" w:cs="Times New Roman"/>
          <w:lang w:val="en-US"/>
        </w:rPr>
        <w:t>free of human knowledge</w:t>
      </w:r>
      <w:r w:rsidR="00BA78B5" w:rsidRPr="00BD0ECE">
        <w:rPr>
          <w:rFonts w:ascii="Times New Roman" w:hAnsi="Times New Roman" w:cs="Times New Roman"/>
          <w:lang w:val="en-US"/>
        </w:rPr>
        <w:t xml:space="preserve"> and as use heuristic algorithm rules that will perform random walks backwards from a goal state and try to learn how far they reached rules are from the goal</w:t>
      </w:r>
      <w:r w:rsidRPr="00BD0ECE">
        <w:rPr>
          <w:rFonts w:ascii="Times New Roman" w:hAnsi="Times New Roman" w:cs="Times New Roman"/>
          <w:lang w:val="en-US"/>
        </w:rPr>
        <w:t xml:space="preserve">. </w:t>
      </w:r>
      <w:r w:rsidR="00BD0ECE" w:rsidRPr="00BD0ECE">
        <w:rPr>
          <w:rFonts w:ascii="Times New Roman" w:hAnsi="Times New Roman" w:cs="Times New Roman"/>
          <w:lang w:val="en-US"/>
        </w:rPr>
        <w:t xml:space="preserve"> In order to do this, the Rubik’s scrambled it back randomly from an objective state.</w:t>
      </w:r>
    </w:p>
    <w:p w14:paraId="2E419DFF" w14:textId="77777777" w:rsidR="005E15A4" w:rsidRPr="00844D9A" w:rsidRDefault="005E15A4" w:rsidP="00844D9A">
      <w:pPr>
        <w:pStyle w:val="ListParagraph"/>
        <w:spacing w:line="480" w:lineRule="auto"/>
        <w:jc w:val="both"/>
        <w:rPr>
          <w:rFonts w:ascii="Times New Roman" w:hAnsi="Times New Roman" w:cs="Times New Roman"/>
          <w:color w:val="000000" w:themeColor="text1"/>
          <w:highlight w:val="yellow"/>
          <w:lang w:val="en-US"/>
        </w:rPr>
      </w:pPr>
    </w:p>
    <w:p w14:paraId="6A8B646F" w14:textId="6DC0058B" w:rsidR="005E15A4" w:rsidRPr="00844D9A" w:rsidRDefault="005E15A4" w:rsidP="00844D9A">
      <w:pPr>
        <w:pStyle w:val="Heading3"/>
        <w:numPr>
          <w:ilvl w:val="0"/>
          <w:numId w:val="40"/>
        </w:numPr>
        <w:tabs>
          <w:tab w:val="left" w:pos="709"/>
        </w:tabs>
      </w:pPr>
      <w:bookmarkStart w:id="104" w:name="_Toc9461168"/>
      <w:bookmarkStart w:id="105" w:name="_Toc15157425"/>
      <w:r w:rsidRPr="00844D9A">
        <w:t xml:space="preserve">Research </w:t>
      </w:r>
      <w:bookmarkEnd w:id="104"/>
      <w:r w:rsidR="00495B48" w:rsidRPr="00844D9A">
        <w:t>Organization</w:t>
      </w:r>
      <w:bookmarkEnd w:id="105"/>
      <w:r w:rsidR="00495B48" w:rsidRPr="00844D9A">
        <w:t xml:space="preserve"> </w:t>
      </w:r>
    </w:p>
    <w:p w14:paraId="605622B3" w14:textId="27301E0D" w:rsidR="007346AC" w:rsidRPr="00844D9A" w:rsidRDefault="00495B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This thesis consists of five chapters. Firstly, Chapter 1 will discuss the overview of Rubik’s Cube implementation on Neural Network, the motivation of the research, research problem, research objective, research question, research delivery, and research significance. Continually, the next chapter is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literature review. In this section, will discuss the overview of Rubik’s Cube, and the algorithm used in other research papers (Pattern Database Learning, Boosting Learning, Autodidactic Iteration Learning, and Heuristic Learning) while comparing all these algorithms. In Chapter 3, methodology discussion on Heuristic Learning, using Admissible Learning and Inadmissible Learning. Later in Chapter 4, result and discussion, whereby various tests to compare different heuristics rules.  Finally, Chapter 5 will conclude the research objective through the hypothesis made from the result. </w:t>
      </w:r>
    </w:p>
    <w:p w14:paraId="22B0080B" w14:textId="49D26759" w:rsidR="001A66CD" w:rsidRPr="00844D9A" w:rsidRDefault="00495B48" w:rsidP="005D7238">
      <w:pPr>
        <w:pStyle w:val="Heading1"/>
      </w:pPr>
      <w:r w:rsidRPr="00844D9A">
        <w:rPr>
          <w:lang w:val="en-US"/>
        </w:rPr>
        <w:br w:type="page"/>
      </w:r>
      <w:bookmarkStart w:id="106" w:name="_Toc9461170"/>
      <w:bookmarkStart w:id="107" w:name="_Toc15157426"/>
      <w:r w:rsidR="005F1342" w:rsidRPr="00844D9A">
        <w:lastRenderedPageBreak/>
        <w:t xml:space="preserve">CHAPTER </w:t>
      </w:r>
      <w:r w:rsidR="00841CAC" w:rsidRPr="00844D9A">
        <w:t>2:</w:t>
      </w:r>
      <w:r w:rsidR="00683132" w:rsidRPr="00844D9A">
        <w:t xml:space="preserve"> </w:t>
      </w:r>
      <w:r w:rsidR="00815473" w:rsidRPr="00844D9A">
        <w:t>LITERATURE R</w:t>
      </w:r>
      <w:r w:rsidR="00E63408" w:rsidRPr="00844D9A">
        <w:t>E</w:t>
      </w:r>
      <w:r w:rsidR="00815473" w:rsidRPr="00844D9A">
        <w:t>VIEW</w:t>
      </w:r>
      <w:bookmarkEnd w:id="106"/>
      <w:bookmarkEnd w:id="107"/>
    </w:p>
    <w:p w14:paraId="06D661CA" w14:textId="77777777" w:rsidR="00D62D4D" w:rsidRPr="00844D9A" w:rsidRDefault="00D62D4D" w:rsidP="00844D9A">
      <w:pPr>
        <w:tabs>
          <w:tab w:val="left" w:pos="709"/>
        </w:tabs>
        <w:spacing w:line="480" w:lineRule="auto"/>
        <w:rPr>
          <w:rFonts w:ascii="Times New Roman" w:hAnsi="Times New Roman" w:cs="Times New Roman"/>
          <w:bCs/>
          <w:lang w:val="en-US"/>
        </w:rPr>
      </w:pPr>
    </w:p>
    <w:p w14:paraId="4F72F655" w14:textId="51DD5AFC" w:rsidR="00A1296B" w:rsidRPr="00844D9A" w:rsidRDefault="002479D1"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 xml:space="preserve">This chapter consists of a literature review of Rubik’s Cube history as an introduction. Then continually the machine learning methods implemented in other research papers. Firstly, Pattern Database (PDB) Learning – solving Rubik’s Cube by a method put away as a query table and applied to permutation problems. Secondly, the improvised machine learning method from PDBs is Boosting Learning - by using a weak prediction rule, the boosting algorithm </w:t>
      </w:r>
      <w:r w:rsidR="00011083" w:rsidRPr="00844D9A">
        <w:rPr>
          <w:rFonts w:ascii="Times New Roman" w:hAnsi="Times New Roman" w:cs="Times New Roman"/>
          <w:bCs/>
          <w:lang w:val="en-US"/>
        </w:rPr>
        <w:t>associations</w:t>
      </w:r>
      <w:r w:rsidRPr="00844D9A">
        <w:rPr>
          <w:rFonts w:ascii="Times New Roman" w:hAnsi="Times New Roman" w:cs="Times New Roman"/>
          <w:bCs/>
          <w:lang w:val="en-US"/>
        </w:rPr>
        <w:t xml:space="preserve"> these weak rules into a </w:t>
      </w:r>
      <w:r w:rsidR="00011083" w:rsidRPr="00844D9A">
        <w:rPr>
          <w:rFonts w:ascii="Times New Roman" w:hAnsi="Times New Roman" w:cs="Times New Roman"/>
          <w:bCs/>
          <w:lang w:val="en-US"/>
        </w:rPr>
        <w:t>distinct</w:t>
      </w:r>
      <w:r w:rsidRPr="00844D9A">
        <w:rPr>
          <w:rFonts w:ascii="Times New Roman" w:hAnsi="Times New Roman" w:cs="Times New Roman"/>
          <w:bCs/>
          <w:lang w:val="en-US"/>
        </w:rPr>
        <w:t xml:space="preserve"> prediction rule which more accurate. Thirdly, Autodidactic Iteration Learning (ADI) – an advance method of machine learning, also known as self-teaching Iteration, trains neural system esteem and strategy work through an iterative procedure. Finally, Heuristic Learning – a machine learning method which is an experience-based technique that </w:t>
      </w:r>
      <w:r w:rsidR="00011083" w:rsidRPr="00844D9A">
        <w:rPr>
          <w:rFonts w:ascii="Times New Roman" w:hAnsi="Times New Roman" w:cs="Times New Roman"/>
          <w:bCs/>
          <w:lang w:val="en-US"/>
        </w:rPr>
        <w:t>assists</w:t>
      </w:r>
      <w:r w:rsidRPr="00844D9A">
        <w:rPr>
          <w:rFonts w:ascii="Times New Roman" w:hAnsi="Times New Roman" w:cs="Times New Roman"/>
          <w:bCs/>
          <w:lang w:val="en-US"/>
        </w:rPr>
        <w:t xml:space="preserve"> in problem-solving, learning, and discovery. Similarly, as ADI but heuristic learning is mainly used to rapidly come to an optimal solution.  Additionally, two heuristic algorithm which Admissible and Inadmissible are defined together. </w:t>
      </w:r>
      <w:r w:rsidR="00956D3A" w:rsidRPr="00844D9A">
        <w:rPr>
          <w:rFonts w:ascii="Times New Roman" w:hAnsi="Times New Roman" w:cs="Times New Roman"/>
          <w:bCs/>
          <w:lang w:val="en-US"/>
        </w:rPr>
        <w:t>(</w:t>
      </w:r>
      <w:r w:rsidR="00956D3A" w:rsidRPr="00844D9A">
        <w:rPr>
          <w:rFonts w:ascii="Times New Roman" w:eastAsia="Arial" w:hAnsi="Times New Roman" w:cs="Times New Roman"/>
          <w:i/>
        </w:rPr>
        <w:t xml:space="preserve">refer to </w:t>
      </w:r>
      <w:r w:rsidR="00956D3A" w:rsidRPr="00844D9A">
        <w:rPr>
          <w:rFonts w:ascii="Times New Roman" w:hAnsi="Times New Roman" w:cs="Times New Roman"/>
          <w:i/>
          <w:lang w:val="en-US"/>
        </w:rPr>
        <w:t>Figure 2.1: Roadmap of Literature</w:t>
      </w:r>
      <w:r w:rsidR="00C5775C" w:rsidRPr="00844D9A">
        <w:rPr>
          <w:rFonts w:ascii="Times New Roman" w:hAnsi="Times New Roman" w:cs="Times New Roman"/>
          <w:i/>
          <w:lang w:val="en-US"/>
        </w:rPr>
        <w:t xml:space="preserve"> Review</w:t>
      </w:r>
      <w:r w:rsidR="00956D3A" w:rsidRPr="00844D9A">
        <w:rPr>
          <w:rFonts w:ascii="Times New Roman" w:eastAsia="Arial" w:hAnsi="Times New Roman" w:cs="Times New Roman"/>
          <w:i/>
        </w:rPr>
        <w:t>.</w:t>
      </w:r>
      <w:r w:rsidR="00956D3A" w:rsidRPr="00844D9A">
        <w:rPr>
          <w:rFonts w:ascii="Times New Roman" w:hAnsi="Times New Roman" w:cs="Times New Roman"/>
          <w:bCs/>
          <w:lang w:val="en-US"/>
        </w:rPr>
        <w:t>)</w:t>
      </w:r>
    </w:p>
    <w:p w14:paraId="283918A1" w14:textId="61E48F69" w:rsidR="000C6A27" w:rsidRPr="00844D9A" w:rsidRDefault="000C6A27" w:rsidP="00844D9A">
      <w:pPr>
        <w:tabs>
          <w:tab w:val="left" w:pos="709"/>
        </w:tabs>
        <w:spacing w:line="480" w:lineRule="auto"/>
        <w:jc w:val="both"/>
        <w:rPr>
          <w:rFonts w:ascii="Times New Roman" w:hAnsi="Times New Roman" w:cs="Times New Roman"/>
          <w:lang w:val="en-US"/>
        </w:rPr>
      </w:pPr>
    </w:p>
    <w:p w14:paraId="6CF84EC9" w14:textId="713E5063" w:rsidR="00A1296B" w:rsidRPr="00844D9A" w:rsidRDefault="00A1296B" w:rsidP="00844D9A">
      <w:pPr>
        <w:tabs>
          <w:tab w:val="left" w:pos="709"/>
        </w:tabs>
        <w:spacing w:line="480" w:lineRule="auto"/>
        <w:jc w:val="center"/>
        <w:rPr>
          <w:rFonts w:ascii="Times New Roman" w:hAnsi="Times New Roman" w:cs="Times New Roman"/>
          <w:lang w:val="en-US"/>
        </w:rPr>
      </w:pPr>
      <w:r w:rsidRPr="00844D9A">
        <w:rPr>
          <w:rFonts w:ascii="Times New Roman" w:hAnsi="Times New Roman" w:cs="Times New Roman"/>
          <w:noProof/>
          <w:lang w:val="en-US"/>
        </w:rPr>
        <w:lastRenderedPageBreak/>
        <w:drawing>
          <wp:inline distT="0" distB="0" distL="0" distR="0" wp14:anchorId="7E9EDDB2" wp14:editId="60C62F3F">
            <wp:extent cx="5594281" cy="3841314"/>
            <wp:effectExtent l="12700" t="1270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7-27 at 10.50.29 AM 1.png"/>
                    <pic:cNvPicPr/>
                  </pic:nvPicPr>
                  <pic:blipFill rotWithShape="1">
                    <a:blip r:embed="rId16" cstate="print">
                      <a:extLst>
                        <a:ext uri="{28A0092B-C50C-407E-A947-70E740481C1C}">
                          <a14:useLocalDpi xmlns:a14="http://schemas.microsoft.com/office/drawing/2010/main" val="0"/>
                        </a:ext>
                      </a:extLst>
                    </a:blip>
                    <a:srcRect l="11099" t="22921" r="27523" b="9649"/>
                    <a:stretch/>
                  </pic:blipFill>
                  <pic:spPr bwMode="auto">
                    <a:xfrm>
                      <a:off x="0" y="0"/>
                      <a:ext cx="5688715" cy="3906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51CB3B" w14:textId="122DFB14" w:rsidR="000C6A27" w:rsidRPr="00844D9A" w:rsidRDefault="000C6A27" w:rsidP="00844D9A">
      <w:pPr>
        <w:pStyle w:val="Title"/>
        <w:spacing w:line="480" w:lineRule="auto"/>
        <w:jc w:val="center"/>
        <w:rPr>
          <w:rFonts w:ascii="Times New Roman" w:hAnsi="Times New Roman" w:cs="Times New Roman"/>
          <w:b/>
          <w:bCs/>
          <w:szCs w:val="24"/>
          <w:lang w:val="en-US"/>
        </w:rPr>
      </w:pPr>
      <w:bookmarkStart w:id="108" w:name="_Toc15157461"/>
      <w:r w:rsidRPr="00844D9A">
        <w:rPr>
          <w:rFonts w:ascii="Times New Roman" w:hAnsi="Times New Roman" w:cs="Times New Roman"/>
          <w:b/>
          <w:bCs/>
          <w:szCs w:val="24"/>
          <w:lang w:val="en-US"/>
        </w:rPr>
        <w:t>Figure 2.1: Roadmap of Literature</w:t>
      </w:r>
      <w:r w:rsidR="00690BDC" w:rsidRPr="00844D9A">
        <w:rPr>
          <w:rFonts w:ascii="Times New Roman" w:hAnsi="Times New Roman" w:cs="Times New Roman"/>
          <w:b/>
          <w:bCs/>
          <w:szCs w:val="24"/>
          <w:lang w:val="en-US"/>
        </w:rPr>
        <w:t xml:space="preserve"> Review.</w:t>
      </w:r>
      <w:bookmarkEnd w:id="108"/>
    </w:p>
    <w:p w14:paraId="586F87D1" w14:textId="19CE9E1D" w:rsidR="00E261AE" w:rsidRDefault="00E261AE" w:rsidP="0046651F">
      <w:pPr>
        <w:spacing w:line="480" w:lineRule="auto"/>
        <w:rPr>
          <w:rFonts w:ascii="Times New Roman" w:hAnsi="Times New Roman" w:cs="Times New Roman"/>
          <w:lang w:val="en-US"/>
        </w:rPr>
      </w:pPr>
    </w:p>
    <w:p w14:paraId="55E19AFD" w14:textId="4B03AF88" w:rsidR="0046651F" w:rsidRDefault="0046651F" w:rsidP="0046651F">
      <w:pPr>
        <w:spacing w:line="480" w:lineRule="auto"/>
        <w:rPr>
          <w:rFonts w:ascii="Times New Roman" w:hAnsi="Times New Roman" w:cs="Times New Roman"/>
          <w:lang w:val="en-US"/>
        </w:rPr>
      </w:pPr>
    </w:p>
    <w:p w14:paraId="6771C327" w14:textId="4E561CD2" w:rsidR="0046651F" w:rsidRDefault="0046651F" w:rsidP="0046651F">
      <w:pPr>
        <w:spacing w:line="480" w:lineRule="auto"/>
        <w:rPr>
          <w:rFonts w:ascii="Times New Roman" w:hAnsi="Times New Roman" w:cs="Times New Roman"/>
          <w:lang w:val="en-US"/>
        </w:rPr>
      </w:pPr>
    </w:p>
    <w:p w14:paraId="589C8685" w14:textId="465B90F4" w:rsidR="0046651F" w:rsidRDefault="0046651F" w:rsidP="0046651F">
      <w:pPr>
        <w:spacing w:line="480" w:lineRule="auto"/>
        <w:rPr>
          <w:rFonts w:ascii="Times New Roman" w:hAnsi="Times New Roman" w:cs="Times New Roman"/>
          <w:lang w:val="en-US"/>
        </w:rPr>
      </w:pPr>
    </w:p>
    <w:p w14:paraId="41D4C7F8" w14:textId="1A0E5C81" w:rsidR="0046651F" w:rsidRDefault="0046651F" w:rsidP="0046651F">
      <w:pPr>
        <w:spacing w:line="480" w:lineRule="auto"/>
        <w:rPr>
          <w:rFonts w:ascii="Times New Roman" w:hAnsi="Times New Roman" w:cs="Times New Roman"/>
          <w:lang w:val="en-US"/>
        </w:rPr>
      </w:pPr>
    </w:p>
    <w:p w14:paraId="33FF7889" w14:textId="1D7504A8" w:rsidR="0046651F" w:rsidRDefault="0046651F" w:rsidP="0046651F">
      <w:pPr>
        <w:spacing w:line="480" w:lineRule="auto"/>
        <w:rPr>
          <w:rFonts w:ascii="Times New Roman" w:hAnsi="Times New Roman" w:cs="Times New Roman"/>
          <w:lang w:val="en-US"/>
        </w:rPr>
      </w:pPr>
    </w:p>
    <w:p w14:paraId="2D406764" w14:textId="78B9653C" w:rsidR="0046651F" w:rsidRDefault="0046651F" w:rsidP="0046651F">
      <w:pPr>
        <w:spacing w:line="480" w:lineRule="auto"/>
        <w:rPr>
          <w:rFonts w:ascii="Times New Roman" w:hAnsi="Times New Roman" w:cs="Times New Roman"/>
          <w:lang w:val="en-US"/>
        </w:rPr>
      </w:pPr>
    </w:p>
    <w:p w14:paraId="7B6D9BD1" w14:textId="3512048E" w:rsidR="0046651F" w:rsidRDefault="0046651F" w:rsidP="0046651F">
      <w:pPr>
        <w:spacing w:line="480" w:lineRule="auto"/>
        <w:rPr>
          <w:rFonts w:ascii="Times New Roman" w:hAnsi="Times New Roman" w:cs="Times New Roman"/>
          <w:lang w:val="en-US"/>
        </w:rPr>
      </w:pPr>
    </w:p>
    <w:p w14:paraId="0F458E3C" w14:textId="077F3B58" w:rsidR="0046651F" w:rsidRDefault="0046651F" w:rsidP="0046651F">
      <w:pPr>
        <w:spacing w:line="480" w:lineRule="auto"/>
        <w:rPr>
          <w:rFonts w:ascii="Times New Roman" w:hAnsi="Times New Roman" w:cs="Times New Roman"/>
          <w:lang w:val="en-US"/>
        </w:rPr>
      </w:pPr>
    </w:p>
    <w:p w14:paraId="37144436" w14:textId="234E614E" w:rsidR="0046651F" w:rsidRDefault="0046651F" w:rsidP="0046651F">
      <w:pPr>
        <w:spacing w:line="480" w:lineRule="auto"/>
        <w:rPr>
          <w:rFonts w:ascii="Times New Roman" w:hAnsi="Times New Roman" w:cs="Times New Roman"/>
          <w:lang w:val="en-US"/>
        </w:rPr>
      </w:pPr>
    </w:p>
    <w:p w14:paraId="10F7A3D0" w14:textId="700267C5" w:rsidR="0046651F" w:rsidRDefault="0046651F" w:rsidP="0046651F">
      <w:pPr>
        <w:spacing w:line="480" w:lineRule="auto"/>
        <w:rPr>
          <w:rFonts w:ascii="Times New Roman" w:hAnsi="Times New Roman" w:cs="Times New Roman"/>
          <w:lang w:val="en-US"/>
        </w:rPr>
      </w:pPr>
    </w:p>
    <w:p w14:paraId="2753EF46" w14:textId="77777777" w:rsidR="0046651F" w:rsidRPr="00844D9A" w:rsidRDefault="0046651F" w:rsidP="00844D9A">
      <w:pPr>
        <w:spacing w:line="480" w:lineRule="auto"/>
        <w:rPr>
          <w:rFonts w:ascii="Times New Roman" w:hAnsi="Times New Roman" w:cs="Times New Roman"/>
          <w:lang w:val="en-US"/>
        </w:rPr>
      </w:pPr>
    </w:p>
    <w:p w14:paraId="157AEA47" w14:textId="5FCEEB33" w:rsidR="003A4A54" w:rsidRPr="00844D9A" w:rsidRDefault="00E261AE" w:rsidP="00844D9A">
      <w:pPr>
        <w:pStyle w:val="Heading3"/>
        <w:numPr>
          <w:ilvl w:val="1"/>
          <w:numId w:val="10"/>
        </w:numPr>
        <w:tabs>
          <w:tab w:val="left" w:pos="709"/>
        </w:tabs>
      </w:pPr>
      <w:bookmarkStart w:id="109" w:name="_Toc9461171"/>
      <w:bookmarkStart w:id="110" w:name="_Toc15157427"/>
      <w:r w:rsidRPr="00844D9A">
        <w:lastRenderedPageBreak/>
        <w:t>Rubik’s Cube Introduction</w:t>
      </w:r>
      <w:bookmarkEnd w:id="109"/>
      <w:bookmarkEnd w:id="110"/>
    </w:p>
    <w:p w14:paraId="32918AFF" w14:textId="77777777" w:rsidR="00C4662A" w:rsidRPr="00844D9A" w:rsidRDefault="00C4662A" w:rsidP="00844D9A">
      <w:pPr>
        <w:spacing w:line="480" w:lineRule="auto"/>
        <w:rPr>
          <w:rFonts w:ascii="Times New Roman" w:hAnsi="Times New Roman" w:cs="Times New Roman"/>
          <w:lang w:val="en-US"/>
        </w:rPr>
      </w:pPr>
    </w:p>
    <w:p w14:paraId="277A6C3A" w14:textId="77777777" w:rsidR="006C1FE0" w:rsidRPr="00844D9A" w:rsidRDefault="00781A8A" w:rsidP="00844D9A">
      <w:pPr>
        <w:pStyle w:val="ListParagraph"/>
        <w:tabs>
          <w:tab w:val="left" w:pos="709"/>
        </w:tabs>
        <w:spacing w:line="480" w:lineRule="auto"/>
        <w:ind w:left="2160" w:hanging="1440"/>
        <w:jc w:val="center"/>
        <w:rPr>
          <w:rFonts w:ascii="Times New Roman" w:hAnsi="Times New Roman" w:cs="Times New Roman"/>
          <w:lang w:val="en-US"/>
        </w:rPr>
      </w:pPr>
      <w:r w:rsidRPr="00844D9A">
        <w:rPr>
          <w:rFonts w:ascii="Times New Roman" w:hAnsi="Times New Roman" w:cs="Times New Roman"/>
          <w:noProof/>
          <w:lang w:val="en-US"/>
        </w:rPr>
        <w:drawing>
          <wp:inline distT="0" distB="0" distL="0" distR="0" wp14:anchorId="0AF2E8DC" wp14:editId="6747A71F">
            <wp:extent cx="5161280" cy="4544786"/>
            <wp:effectExtent l="12700" t="12700" r="762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06" t="1952" r="3506" b="1952"/>
                    <a:stretch/>
                  </pic:blipFill>
                  <pic:spPr>
                    <a:xfrm>
                      <a:off x="0" y="0"/>
                      <a:ext cx="5171819" cy="4554066"/>
                    </a:xfrm>
                    <a:prstGeom prst="rect">
                      <a:avLst/>
                    </a:prstGeom>
                    <a:ln>
                      <a:solidFill>
                        <a:schemeClr val="tx1"/>
                      </a:solidFill>
                    </a:ln>
                  </pic:spPr>
                </pic:pic>
              </a:graphicData>
            </a:graphic>
          </wp:inline>
        </w:drawing>
      </w:r>
      <w:r w:rsidR="002158BB" w:rsidRPr="00844D9A">
        <w:rPr>
          <w:rFonts w:ascii="Times New Roman" w:hAnsi="Times New Roman" w:cs="Times New Roman"/>
        </w:rPr>
        <w:t xml:space="preserve"> </w:t>
      </w:r>
    </w:p>
    <w:p w14:paraId="1E96BD05" w14:textId="2372B588" w:rsidR="00124F1B" w:rsidRPr="00844D9A" w:rsidRDefault="00124F1B" w:rsidP="00844D9A">
      <w:pPr>
        <w:pStyle w:val="Title"/>
        <w:spacing w:line="480" w:lineRule="auto"/>
        <w:jc w:val="center"/>
        <w:rPr>
          <w:rFonts w:ascii="Times New Roman" w:hAnsi="Times New Roman" w:cs="Times New Roman"/>
          <w:b/>
          <w:bCs/>
          <w:szCs w:val="24"/>
          <w:lang w:val="en-US"/>
        </w:rPr>
      </w:pPr>
      <w:bookmarkStart w:id="111" w:name="_Toc15157462"/>
      <w:r w:rsidRPr="00844D9A">
        <w:rPr>
          <w:rFonts w:ascii="Times New Roman" w:hAnsi="Times New Roman" w:cs="Times New Roman"/>
          <w:b/>
          <w:bCs/>
          <w:szCs w:val="24"/>
          <w:lang w:val="en-US"/>
        </w:rPr>
        <w:t xml:space="preserve">Figure </w:t>
      </w:r>
      <w:r w:rsidR="00C90677" w:rsidRPr="00844D9A">
        <w:rPr>
          <w:rFonts w:ascii="Times New Roman" w:hAnsi="Times New Roman" w:cs="Times New Roman"/>
          <w:b/>
          <w:bCs/>
          <w:szCs w:val="24"/>
          <w:lang w:val="en-US"/>
        </w:rPr>
        <w:t>2</w:t>
      </w:r>
      <w:r w:rsidR="004A10E6" w:rsidRPr="00844D9A">
        <w:rPr>
          <w:rFonts w:ascii="Times New Roman" w:hAnsi="Times New Roman" w:cs="Times New Roman"/>
          <w:b/>
          <w:bCs/>
          <w:szCs w:val="24"/>
          <w:lang w:val="en-US"/>
        </w:rPr>
        <w:t>.</w:t>
      </w:r>
      <w:r w:rsidR="00DA54C1" w:rsidRPr="00844D9A">
        <w:rPr>
          <w:rFonts w:ascii="Times New Roman" w:hAnsi="Times New Roman" w:cs="Times New Roman"/>
          <w:b/>
          <w:bCs/>
          <w:szCs w:val="24"/>
          <w:lang w:val="en-US"/>
        </w:rPr>
        <w:t>2</w:t>
      </w:r>
      <w:r w:rsidR="004A10E6" w:rsidRPr="00844D9A">
        <w:rPr>
          <w:rFonts w:ascii="Times New Roman" w:hAnsi="Times New Roman" w:cs="Times New Roman"/>
          <w:b/>
          <w:bCs/>
          <w:szCs w:val="24"/>
          <w:lang w:val="en-US"/>
        </w:rPr>
        <w:t>:</w:t>
      </w:r>
      <w:r w:rsidRPr="00844D9A">
        <w:rPr>
          <w:rFonts w:ascii="Times New Roman" w:hAnsi="Times New Roman" w:cs="Times New Roman"/>
          <w:b/>
          <w:bCs/>
          <w:szCs w:val="24"/>
          <w:lang w:val="en-US"/>
        </w:rPr>
        <w:t xml:space="preserve"> Rubik’s Cube in 2 – Dimensional View.</w:t>
      </w:r>
      <w:bookmarkEnd w:id="111"/>
    </w:p>
    <w:p w14:paraId="05EF5FD4" w14:textId="77777777" w:rsidR="006B0EEE" w:rsidRPr="00844D9A" w:rsidRDefault="006B0EEE" w:rsidP="00844D9A">
      <w:pPr>
        <w:pStyle w:val="ListParagraph"/>
        <w:tabs>
          <w:tab w:val="left" w:pos="709"/>
        </w:tabs>
        <w:spacing w:line="480" w:lineRule="auto"/>
        <w:jc w:val="center"/>
        <w:rPr>
          <w:rFonts w:ascii="Times New Roman" w:hAnsi="Times New Roman" w:cs="Times New Roman"/>
          <w:b/>
          <w:lang w:val="en-US"/>
        </w:rPr>
      </w:pPr>
    </w:p>
    <w:p w14:paraId="6A2D076D" w14:textId="7BFDB03C" w:rsidR="006A32A5" w:rsidRPr="00844D9A" w:rsidRDefault="00BA657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Rubik’s cube</w:t>
      </w:r>
      <w:r w:rsidR="00543367" w:rsidRPr="00844D9A">
        <w:rPr>
          <w:rFonts w:ascii="Times New Roman" w:hAnsi="Times New Roman" w:cs="Times New Roman"/>
          <w:lang w:val="en-US"/>
        </w:rPr>
        <w:t xml:space="preserve"> </w:t>
      </w:r>
      <w:r w:rsidR="00E02C6F" w:rsidRPr="00844D9A">
        <w:rPr>
          <w:rFonts w:ascii="Times New Roman" w:hAnsi="Times New Roman" w:cs="Times New Roman"/>
          <w:lang w:val="en-US"/>
        </w:rPr>
        <w:t>is a 3</w:t>
      </w:r>
      <w:r w:rsidRPr="00844D9A">
        <w:rPr>
          <w:rFonts w:ascii="Times New Roman" w:hAnsi="Times New Roman" w:cs="Times New Roman"/>
          <w:lang w:val="en-US"/>
        </w:rPr>
        <w:t>-</w:t>
      </w:r>
      <w:r w:rsidR="00E02C6F" w:rsidRPr="00844D9A">
        <w:rPr>
          <w:rFonts w:ascii="Times New Roman" w:hAnsi="Times New Roman" w:cs="Times New Roman"/>
          <w:lang w:val="en-US"/>
        </w:rPr>
        <w:t>Dimension</w:t>
      </w:r>
      <w:r w:rsidRPr="00844D9A">
        <w:rPr>
          <w:rFonts w:ascii="Times New Roman" w:hAnsi="Times New Roman" w:cs="Times New Roman"/>
          <w:lang w:val="en-US"/>
        </w:rPr>
        <w:t xml:space="preserve"> (3D)</w:t>
      </w:r>
      <w:r w:rsidR="00E02C6F" w:rsidRPr="00844D9A">
        <w:rPr>
          <w:rFonts w:ascii="Times New Roman" w:hAnsi="Times New Roman" w:cs="Times New Roman"/>
          <w:lang w:val="en-US"/>
        </w:rPr>
        <w:t xml:space="preserve"> puzzle</w:t>
      </w:r>
      <w:r w:rsidR="00EE3D66" w:rsidRPr="00844D9A">
        <w:rPr>
          <w:rFonts w:ascii="Times New Roman" w:hAnsi="Times New Roman" w:cs="Times New Roman"/>
          <w:lang w:val="en-US"/>
        </w:rPr>
        <w:t xml:space="preserve">, </w:t>
      </w:r>
      <w:r w:rsidR="001D1E80" w:rsidRPr="00844D9A">
        <w:rPr>
          <w:rFonts w:ascii="Times New Roman" w:hAnsi="Times New Roman" w:cs="Times New Roman"/>
          <w:lang w:val="en-US"/>
        </w:rPr>
        <w:t xml:space="preserve">with 6 faces of </w:t>
      </w:r>
      <w:r w:rsidR="00E93686">
        <w:rPr>
          <w:rFonts w:ascii="Times New Roman" w:hAnsi="Times New Roman" w:cs="Times New Roman"/>
          <w:lang w:val="en-US"/>
        </w:rPr>
        <w:t xml:space="preserve">a </w:t>
      </w:r>
      <w:r w:rsidR="001D1E80" w:rsidRPr="00844D9A">
        <w:rPr>
          <w:rFonts w:ascii="Times New Roman" w:hAnsi="Times New Roman" w:cs="Times New Roman"/>
          <w:lang w:val="en-US"/>
        </w:rPr>
        <w:t xml:space="preserve">different colour. It </w:t>
      </w:r>
      <w:r w:rsidR="00A75F8A" w:rsidRPr="00844D9A">
        <w:rPr>
          <w:rFonts w:ascii="Times New Roman" w:hAnsi="Times New Roman" w:cs="Times New Roman"/>
          <w:lang w:val="en-US"/>
        </w:rPr>
        <w:t>consists</w:t>
      </w:r>
      <w:r w:rsidR="00EE3D66" w:rsidRPr="00844D9A">
        <w:rPr>
          <w:rFonts w:ascii="Times New Roman" w:hAnsi="Times New Roman" w:cs="Times New Roman"/>
          <w:lang w:val="en-US"/>
        </w:rPr>
        <w:t xml:space="preserve"> of </w:t>
      </w:r>
      <m:oMath>
        <m:sSup>
          <m:sSupPr>
            <m:ctrlPr>
              <w:rPr>
                <w:rFonts w:ascii="Cambria Math" w:hAnsi="Cambria Math" w:cs="Times New Roman"/>
                <w:i/>
                <w:lang w:val="en-US"/>
              </w:rPr>
            </m:ctrlPr>
          </m:sSupPr>
          <m:e>
            <m:r>
              <w:rPr>
                <w:rFonts w:ascii="Cambria Math" w:hAnsi="Cambria Math" w:cs="Times New Roman"/>
                <w:lang w:val="en-US"/>
              </w:rPr>
              <m:t>3</m:t>
            </m:r>
          </m:e>
          <m:sup>
            <m:r>
              <w:rPr>
                <w:rFonts w:ascii="Cambria Math" w:hAnsi="Cambria Math" w:cs="Times New Roman"/>
                <w:lang w:val="en-US"/>
              </w:rPr>
              <m:t>3</m:t>
            </m:r>
          </m:sup>
        </m:sSup>
        <m:r>
          <w:rPr>
            <w:rFonts w:ascii="Cambria Math" w:hAnsi="Cambria Math" w:cs="Times New Roman"/>
            <w:lang w:val="en-US"/>
          </w:rPr>
          <m:t>=27</m:t>
        </m:r>
      </m:oMath>
      <w:r w:rsidR="00EE3D66" w:rsidRPr="00844D9A">
        <w:rPr>
          <w:rFonts w:ascii="Times New Roman" w:eastAsiaTheme="minorEastAsia" w:hAnsi="Times New Roman" w:cs="Times New Roman"/>
          <w:lang w:val="en-US"/>
        </w:rPr>
        <w:t xml:space="preserve"> cubes</w:t>
      </w:r>
      <w:r w:rsidR="00B56DD1" w:rsidRPr="00844D9A">
        <w:rPr>
          <w:rFonts w:ascii="Times New Roman" w:eastAsiaTheme="minorEastAsia" w:hAnsi="Times New Roman" w:cs="Times New Roman"/>
          <w:lang w:val="en-US"/>
        </w:rPr>
        <w:t xml:space="preserve">. </w:t>
      </w:r>
      <w:r w:rsidR="00543367" w:rsidRPr="00844D9A">
        <w:rPr>
          <w:rFonts w:ascii="Times New Roman" w:hAnsi="Times New Roman" w:cs="Times New Roman"/>
          <w:lang w:val="en-US"/>
        </w:rPr>
        <w:t>From a search perspective, the number of different states of the standard</w:t>
      </w:r>
      <w:r w:rsidR="00645696" w:rsidRPr="00844D9A">
        <w:rPr>
          <w:rFonts w:ascii="Times New Roman" w:hAnsi="Times New Roman" w:cs="Times New Roman"/>
          <w:lang w:val="en-US"/>
        </w:rPr>
        <w:t xml:space="preserve"> </w:t>
      </w:r>
      <w:r w:rsidR="00C74F63" w:rsidRPr="00844D9A">
        <w:rPr>
          <w:rFonts w:ascii="Times New Roman" w:hAnsi="Times New Roman" w:cs="Times New Roman"/>
          <w:lang w:val="en-US"/>
        </w:rPr>
        <w:t xml:space="preserve">3 by </w:t>
      </w:r>
      <w:r w:rsidR="006C1FE0" w:rsidRPr="00844D9A">
        <w:rPr>
          <w:rFonts w:ascii="Times New Roman" w:hAnsi="Times New Roman" w:cs="Times New Roman"/>
          <w:lang w:val="en-US"/>
        </w:rPr>
        <w:t>3 cube is</w:t>
      </w:r>
      <w:r w:rsidR="000365B3" w:rsidRPr="00844D9A">
        <w:rPr>
          <w:rFonts w:ascii="Times New Roman" w:hAnsi="Times New Roman" w:cs="Times New Roman"/>
          <w:lang w:val="en-US"/>
        </w:rPr>
        <w:t xml:space="preserve"> </w:t>
      </w:r>
      <m:oMath>
        <m:r>
          <m:rPr>
            <m:sty m:val="bi"/>
          </m:rPr>
          <w:rPr>
            <w:rFonts w:ascii="Cambria Math" w:hAnsi="Cambria Math" w:cs="Times New Roman"/>
            <w:lang w:val="en-US"/>
          </w:rPr>
          <m:t>8!*</m:t>
        </m:r>
        <m:sSup>
          <m:sSupPr>
            <m:ctrlPr>
              <w:rPr>
                <w:rFonts w:ascii="Cambria Math" w:hAnsi="Cambria Math" w:cs="Times New Roman"/>
                <w:b/>
                <w:i/>
                <w:lang w:val="en-US"/>
              </w:rPr>
            </m:ctrlPr>
          </m:sSupPr>
          <m:e>
            <m:r>
              <m:rPr>
                <m:sty m:val="bi"/>
              </m:rPr>
              <w:rPr>
                <w:rFonts w:ascii="Cambria Math" w:hAnsi="Cambria Math" w:cs="Times New Roman"/>
                <w:lang w:val="en-US"/>
              </w:rPr>
              <m:t>3</m:t>
            </m:r>
          </m:e>
          <m:sup>
            <m:r>
              <m:rPr>
                <m:sty m:val="bi"/>
              </m:rPr>
              <w:rPr>
                <w:rFonts w:ascii="Cambria Math" w:hAnsi="Cambria Math" w:cs="Times New Roman"/>
                <w:lang w:val="en-US"/>
              </w:rPr>
              <m:t>7</m:t>
            </m:r>
          </m:sup>
        </m:sSup>
        <m:r>
          <m:rPr>
            <m:sty m:val="bi"/>
          </m:rPr>
          <w:rPr>
            <w:rFonts w:ascii="Cambria Math" w:hAnsi="Cambria Math" w:cs="Times New Roman"/>
            <w:lang w:val="en-US"/>
          </w:rPr>
          <m:t>*</m:t>
        </m:r>
        <m:f>
          <m:fPr>
            <m:ctrlPr>
              <w:rPr>
                <w:rFonts w:ascii="Cambria Math" w:hAnsi="Cambria Math" w:cs="Times New Roman"/>
                <w:b/>
                <w:i/>
                <w:lang w:val="en-US"/>
              </w:rPr>
            </m:ctrlPr>
          </m:fPr>
          <m:num>
            <m:r>
              <m:rPr>
                <m:sty m:val="bi"/>
              </m:rPr>
              <w:rPr>
                <w:rFonts w:ascii="Cambria Math" w:hAnsi="Cambria Math" w:cs="Times New Roman"/>
                <w:lang w:val="en-US"/>
              </w:rPr>
              <m:t>12!</m:t>
            </m:r>
          </m:num>
          <m:den>
            <m:r>
              <m:rPr>
                <m:sty m:val="bi"/>
              </m:rPr>
              <w:rPr>
                <w:rFonts w:ascii="Cambria Math" w:hAnsi="Cambria Math" w:cs="Times New Roman"/>
                <w:lang w:val="en-US"/>
              </w:rPr>
              <m:t>2</m:t>
            </m:r>
          </m:den>
        </m:f>
        <m:r>
          <m:rPr>
            <m:sty m:val="bi"/>
          </m:rPr>
          <w:rPr>
            <w:rFonts w:ascii="Cambria Math" w:hAnsi="Cambria Math" w:cs="Times New Roman"/>
            <w:lang w:val="en-US"/>
          </w:rPr>
          <m:t>*</m:t>
        </m:r>
        <m:sSup>
          <m:sSupPr>
            <m:ctrlPr>
              <w:rPr>
                <w:rFonts w:ascii="Cambria Math" w:hAnsi="Cambria Math" w:cs="Times New Roman"/>
                <w:b/>
                <w:i/>
                <w:lang w:val="en-US"/>
              </w:rPr>
            </m:ctrlPr>
          </m:sSupPr>
          <m:e>
            <m:r>
              <m:rPr>
                <m:sty m:val="bi"/>
              </m:rPr>
              <w:rPr>
                <w:rFonts w:ascii="Cambria Math" w:hAnsi="Cambria Math" w:cs="Times New Roman"/>
                <w:lang w:val="en-US"/>
              </w:rPr>
              <m:t>12</m:t>
            </m:r>
          </m:e>
          <m:sup>
            <m:r>
              <m:rPr>
                <m:sty m:val="bi"/>
              </m:rPr>
              <w:rPr>
                <w:rFonts w:ascii="Cambria Math" w:hAnsi="Cambria Math" w:cs="Times New Roman"/>
                <w:lang w:val="en-US"/>
              </w:rPr>
              <m:t>11</m:t>
            </m:r>
          </m:sup>
        </m:sSup>
      </m:oMath>
      <w:r w:rsidR="009B79FC" w:rsidRPr="00844D9A">
        <w:rPr>
          <w:rFonts w:ascii="Times New Roman" w:hAnsi="Times New Roman" w:cs="Times New Roman"/>
          <w:lang w:val="en-US"/>
        </w:rPr>
        <w:t>, which are over 43 quintillion legal positions of the Rubik’s Cube</w:t>
      </w:r>
      <w:r w:rsidR="00B439F5" w:rsidRPr="00844D9A">
        <w:rPr>
          <w:rFonts w:ascii="Times New Roman" w:hAnsi="Times New Roman" w:cs="Times New Roman"/>
          <w:lang w:val="en-US"/>
        </w:rPr>
        <w:t>,</w:t>
      </w:r>
      <w:r w:rsidR="00B47716" w:rsidRPr="00844D9A">
        <w:rPr>
          <w:rFonts w:ascii="Times New Roman" w:hAnsi="Times New Roman" w:cs="Times New Roman"/>
          <w:lang w:val="en-US"/>
        </w:rPr>
        <w:t xml:space="preserve"> to be </w:t>
      </w:r>
      <w:r w:rsidR="00AC76B8" w:rsidRPr="00844D9A">
        <w:rPr>
          <w:rFonts w:ascii="Times New Roman" w:hAnsi="Times New Roman" w:cs="Times New Roman"/>
          <w:lang w:val="en-US"/>
        </w:rPr>
        <w:t xml:space="preserve">specific </w:t>
      </w:r>
      <m:oMath>
        <m:r>
          <m:rPr>
            <m:sty m:val="bi"/>
          </m:rPr>
          <w:rPr>
            <w:rFonts w:ascii="Cambria Math" w:hAnsi="Cambria Math" w:cs="Times New Roman"/>
            <w:lang w:val="en-US"/>
          </w:rPr>
          <m:t>43,252,003,274,489,856,000</m:t>
        </m:r>
      </m:oMath>
      <w:r w:rsidR="00D163B4" w:rsidRPr="00844D9A">
        <w:rPr>
          <w:rFonts w:ascii="Times New Roman" w:hAnsi="Times New Roman" w:cs="Times New Roman"/>
          <w:lang w:val="en-US"/>
        </w:rPr>
        <w:t>.</w:t>
      </w:r>
    </w:p>
    <w:p w14:paraId="32B5AF8E" w14:textId="6F0CF193" w:rsidR="00645696"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There is a </w:t>
      </w:r>
      <w:r w:rsidR="008072A2" w:rsidRPr="00844D9A">
        <w:rPr>
          <w:rFonts w:ascii="Times New Roman" w:hAnsi="Times New Roman" w:cs="Times New Roman"/>
          <w:lang w:val="en-US"/>
        </w:rPr>
        <w:t>solo</w:t>
      </w:r>
      <w:r w:rsidRPr="00844D9A">
        <w:rPr>
          <w:rFonts w:ascii="Times New Roman" w:hAnsi="Times New Roman" w:cs="Times New Roman"/>
          <w:lang w:val="en-US"/>
        </w:rPr>
        <w:t xml:space="preserve"> objective state, and the fanning </w:t>
      </w:r>
      <w:r w:rsidR="008072A2" w:rsidRPr="00844D9A">
        <w:rPr>
          <w:rFonts w:ascii="Times New Roman" w:hAnsi="Times New Roman" w:cs="Times New Roman"/>
          <w:lang w:val="en-US"/>
        </w:rPr>
        <w:t>element</w:t>
      </w:r>
      <w:r w:rsidRPr="00844D9A">
        <w:rPr>
          <w:rFonts w:ascii="Times New Roman" w:hAnsi="Times New Roman" w:cs="Times New Roman"/>
          <w:lang w:val="en-US"/>
        </w:rPr>
        <w:t xml:space="preserve"> is 12 when using symmetry breaking representation — considering a model utilizing quarter-move meaning that it is permitted to </w:t>
      </w:r>
      <w:r w:rsidRPr="00844D9A">
        <w:rPr>
          <w:rFonts w:ascii="Times New Roman" w:hAnsi="Times New Roman" w:cs="Times New Roman"/>
          <w:lang w:val="en-US"/>
        </w:rPr>
        <w:lastRenderedPageBreak/>
        <w:t>turn layers just by</w:t>
      </w:r>
      <w:r w:rsidR="00645696" w:rsidRPr="00844D9A">
        <w:rPr>
          <w:rFonts w:ascii="Times New Roman" w:hAnsi="Times New Roman" w:cs="Times New Roman"/>
          <w:lang w:val="en-US"/>
        </w:rPr>
        <w:t xml:space="preserve"> 90◦. </w:t>
      </w:r>
      <w:r w:rsidRPr="00844D9A">
        <w:rPr>
          <w:rFonts w:ascii="Times New Roman" w:hAnsi="Times New Roman" w:cs="Times New Roman"/>
          <w:lang w:val="en-US"/>
        </w:rPr>
        <w:t>The half-move portrayal enables sides to be pivoted by</w:t>
      </w:r>
      <w:r w:rsidR="00645696" w:rsidRPr="00844D9A">
        <w:rPr>
          <w:rFonts w:ascii="Times New Roman" w:hAnsi="Times New Roman" w:cs="Times New Roman"/>
          <w:lang w:val="en-US"/>
        </w:rPr>
        <w:t xml:space="preserve"> 180◦ in a single move. </w:t>
      </w:r>
    </w:p>
    <w:p w14:paraId="09722F78" w14:textId="0DDCC728" w:rsidR="00272758"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To be able to describe some different properties of the cube, firstly need to define a couple of additional thoughts. The </w:t>
      </w:r>
      <w:r w:rsidR="00856E86" w:rsidRPr="00844D9A">
        <w:rPr>
          <w:rFonts w:ascii="Times New Roman" w:hAnsi="Times New Roman" w:cs="Times New Roman"/>
          <w:lang w:val="en-US"/>
        </w:rPr>
        <w:t>cubes</w:t>
      </w:r>
      <w:r w:rsidRPr="00844D9A">
        <w:rPr>
          <w:rFonts w:ascii="Times New Roman" w:hAnsi="Times New Roman" w:cs="Times New Roman"/>
          <w:lang w:val="en-US"/>
        </w:rPr>
        <w:t xml:space="preserve"> solid shape comprises of 27 little blocks which are known as cubes</w:t>
      </w:r>
      <w:r w:rsidR="00C176E2" w:rsidRPr="00844D9A">
        <w:rPr>
          <w:rFonts w:ascii="Times New Roman" w:hAnsi="Times New Roman" w:cs="Times New Roman"/>
          <w:lang w:val="en-US"/>
        </w:rPr>
        <w:t xml:space="preserve"> (</w:t>
      </w:r>
      <w:r w:rsidR="00C176E2" w:rsidRPr="00844D9A">
        <w:rPr>
          <w:rFonts w:ascii="Times New Roman" w:eastAsia="Arial" w:hAnsi="Times New Roman" w:cs="Times New Roman"/>
          <w:i/>
        </w:rPr>
        <w:t xml:space="preserve">refer to </w:t>
      </w:r>
      <w:r w:rsidR="00C176E2" w:rsidRPr="00844D9A">
        <w:rPr>
          <w:rFonts w:ascii="Times New Roman" w:hAnsi="Times New Roman" w:cs="Times New Roman"/>
          <w:i/>
          <w:lang w:val="en-US"/>
        </w:rPr>
        <w:t xml:space="preserve">Figure </w:t>
      </w:r>
      <w:r w:rsidR="00C54CF1" w:rsidRPr="00844D9A">
        <w:rPr>
          <w:rFonts w:ascii="Times New Roman" w:hAnsi="Times New Roman" w:cs="Times New Roman"/>
          <w:i/>
          <w:lang w:val="en-US"/>
        </w:rPr>
        <w:t>2</w:t>
      </w:r>
      <w:r w:rsidR="00C176E2" w:rsidRPr="00844D9A">
        <w:rPr>
          <w:rFonts w:ascii="Times New Roman" w:hAnsi="Times New Roman" w:cs="Times New Roman"/>
          <w:i/>
          <w:lang w:val="en-US"/>
        </w:rPr>
        <w:t>.</w:t>
      </w:r>
      <w:r w:rsidR="00EE5B4B" w:rsidRPr="00844D9A">
        <w:rPr>
          <w:rFonts w:ascii="Times New Roman" w:hAnsi="Times New Roman" w:cs="Times New Roman"/>
          <w:i/>
          <w:lang w:val="en-US"/>
        </w:rPr>
        <w:t>2</w:t>
      </w:r>
      <w:r w:rsidR="00C176E2" w:rsidRPr="00844D9A">
        <w:rPr>
          <w:rFonts w:ascii="Times New Roman" w:hAnsi="Times New Roman" w:cs="Times New Roman"/>
          <w:i/>
          <w:lang w:val="en-US"/>
        </w:rPr>
        <w:t xml:space="preserve">: Rubik’s </w:t>
      </w:r>
      <w:r w:rsidR="00C176E2" w:rsidRPr="00844D9A">
        <w:rPr>
          <w:rFonts w:ascii="Times New Roman" w:eastAsia="Arial" w:hAnsi="Times New Roman" w:cs="Times New Roman"/>
          <w:i/>
        </w:rPr>
        <w:t>Cube in 2 – Dimensional View.)</w:t>
      </w:r>
      <w:r w:rsidRPr="00844D9A">
        <w:rPr>
          <w:rFonts w:ascii="Times New Roman" w:hAnsi="Times New Roman" w:cs="Times New Roman"/>
          <w:lang w:val="en-US"/>
        </w:rPr>
        <w:t xml:space="preserve">. </w:t>
      </w:r>
      <w:r w:rsidR="006C7DED" w:rsidRPr="00844D9A">
        <w:rPr>
          <w:rFonts w:ascii="Times New Roman" w:hAnsi="Times New Roman" w:cs="Times New Roman"/>
          <w:lang w:val="en-US"/>
        </w:rPr>
        <w:t>As discussed earlier, s</w:t>
      </w:r>
      <w:r w:rsidRPr="00844D9A">
        <w:rPr>
          <w:rFonts w:ascii="Times New Roman" w:hAnsi="Times New Roman" w:cs="Times New Roman"/>
          <w:lang w:val="en-US"/>
        </w:rPr>
        <w:t xml:space="preserve">ome faces of these cubes are coloured, or more precisely they carry coloured stickers. In the objective express, all appearances of the substantial 3 by 3 shape contain just stickers of a similar shading. </w:t>
      </w:r>
    </w:p>
    <w:p w14:paraId="4A21AE60" w14:textId="12A67A78" w:rsidR="00272758"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In the event dismantled the cube-square, by getting 8 corner- cubes, each of which carries 3 coloured stickers, 12 edge-cubes, each with 2 stickers on them and 6 central-cubes each having 1 colour</w:t>
      </w:r>
      <w:r w:rsidR="007935F5">
        <w:rPr>
          <w:rFonts w:ascii="Times New Roman" w:hAnsi="Times New Roman" w:cs="Times New Roman"/>
          <w:lang w:val="en-US"/>
        </w:rPr>
        <w:t xml:space="preserve"> </w:t>
      </w:r>
      <w:r w:rsidR="007935F5" w:rsidRPr="00986DE6">
        <w:rPr>
          <w:rFonts w:ascii="Times New Roman" w:hAnsi="Times New Roman" w:cs="Times New Roman"/>
          <w:lang w:val="en-US"/>
        </w:rPr>
        <w:t>(</w:t>
      </w:r>
      <w:r w:rsidR="007935F5" w:rsidRPr="00986DE6">
        <w:rPr>
          <w:rFonts w:ascii="Times New Roman" w:eastAsia="Arial" w:hAnsi="Times New Roman" w:cs="Times New Roman"/>
          <w:i/>
        </w:rPr>
        <w:t xml:space="preserve">refer to </w:t>
      </w:r>
      <w:r w:rsidR="007935F5" w:rsidRPr="00986DE6">
        <w:rPr>
          <w:rFonts w:ascii="Times New Roman" w:hAnsi="Times New Roman" w:cs="Times New Roman"/>
          <w:i/>
          <w:lang w:val="en-US"/>
        </w:rPr>
        <w:t xml:space="preserve">Figure 2.2: Rubik’s </w:t>
      </w:r>
      <w:r w:rsidR="007935F5" w:rsidRPr="00986DE6">
        <w:rPr>
          <w:rFonts w:ascii="Times New Roman" w:eastAsia="Arial" w:hAnsi="Times New Roman" w:cs="Times New Roman"/>
          <w:i/>
        </w:rPr>
        <w:t>Cube in 2 – Dimensional View.)</w:t>
      </w:r>
      <w:r w:rsidRPr="00844D9A">
        <w:rPr>
          <w:rFonts w:ascii="Times New Roman" w:hAnsi="Times New Roman" w:cs="Times New Roman"/>
          <w:lang w:val="en-US"/>
        </w:rPr>
        <w:t xml:space="preserve">. </w:t>
      </w:r>
    </w:p>
    <w:p w14:paraId="7B71161E" w14:textId="72708FF2" w:rsidR="00F875B0" w:rsidRPr="00844D9A" w:rsidRDefault="0054336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A cube shape of any size can without much of a stretch be understood not well utilizing a straightforward calculation that runs in time</w:t>
      </w:r>
      <w:r w:rsidR="0098072E" w:rsidRPr="00844D9A">
        <w:rPr>
          <w:rFonts w:ascii="Times New Roman" w:hAnsi="Times New Roman" w:cs="Times New Roman"/>
          <w:lang w:val="en-US"/>
        </w:rPr>
        <w:t xml:space="preserve"> </w:t>
      </w:r>
      <m:oMath>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2</m:t>
            </m:r>
          </m:sup>
        </m:sSup>
        <m:r>
          <w:rPr>
            <w:rFonts w:ascii="Cambria Math" w:hAnsi="Cambria Math" w:cs="Times New Roman"/>
            <w:lang w:val="en-US"/>
          </w:rPr>
          <m:t>)</m:t>
        </m:r>
      </m:oMath>
      <w:r w:rsidR="006C1FE0" w:rsidRPr="00844D9A">
        <w:rPr>
          <w:rFonts w:ascii="Times New Roman" w:hAnsi="Times New Roman" w:cs="Times New Roman"/>
          <w:lang w:val="en-US"/>
        </w:rPr>
        <w:t xml:space="preserve">, </w:t>
      </w:r>
      <w:r w:rsidR="0098072E" w:rsidRPr="00844D9A">
        <w:rPr>
          <w:rFonts w:ascii="Times New Roman" w:hAnsi="Times New Roman" w:cs="Times New Roman"/>
          <w:lang w:val="en-US"/>
        </w:rPr>
        <w:t xml:space="preserve">where n </w:t>
      </w:r>
      <w:r w:rsidRPr="00844D9A">
        <w:rPr>
          <w:rFonts w:ascii="Times New Roman" w:hAnsi="Times New Roman" w:cs="Times New Roman"/>
          <w:lang w:val="en-US"/>
        </w:rPr>
        <w:t>is the size of the cube. Finding optimal solutions seems to be substantially harder, even though the complexity class of this task has long been unknown. It has only recently demonstrated that unravelling Rubik’s cube optimally is certainly NP-hard (</w:t>
      </w:r>
      <w:r w:rsidR="007C30C9" w:rsidRPr="00844D9A">
        <w:rPr>
          <w:rFonts w:ascii="Times New Roman" w:hAnsi="Times New Roman" w:cs="Times New Roman"/>
          <w:lang w:val="en-US"/>
        </w:rPr>
        <w:t>Demaine, E. et al.</w:t>
      </w:r>
      <w:r w:rsidR="0061362B" w:rsidRPr="00844D9A">
        <w:rPr>
          <w:rFonts w:ascii="Times New Roman" w:hAnsi="Times New Roman" w:cs="Times New Roman"/>
          <w:lang w:val="en-US"/>
        </w:rPr>
        <w:t>, 2018</w:t>
      </w:r>
      <w:r w:rsidRPr="00844D9A">
        <w:rPr>
          <w:rFonts w:ascii="Times New Roman" w:hAnsi="Times New Roman" w:cs="Times New Roman"/>
          <w:lang w:val="en-US"/>
        </w:rPr>
        <w:t xml:space="preserve">). </w:t>
      </w:r>
      <w:r w:rsidR="00F065F6" w:rsidRPr="00844D9A">
        <w:rPr>
          <w:rFonts w:ascii="Times New Roman" w:hAnsi="Times New Roman" w:cs="Times New Roman"/>
          <w:lang w:val="en-US"/>
        </w:rPr>
        <w:t>An issue is NP-hard if a calculation for solving it very well may be converted into one for solving of any NP-problem (nondeterministic polynomial time) issue. NP-hard in this manner signifies "in any event as hard as any NP-issue," in spite of the fact that it may, actually, be more enthusiastically (Weisstein,</w:t>
      </w:r>
      <w:r w:rsidR="00E26387" w:rsidRPr="00844D9A">
        <w:rPr>
          <w:rFonts w:ascii="Times New Roman" w:hAnsi="Times New Roman" w:cs="Times New Roman"/>
          <w:lang w:val="en-US"/>
        </w:rPr>
        <w:t xml:space="preserve"> </w:t>
      </w:r>
      <w:r w:rsidR="00F065F6" w:rsidRPr="00844D9A">
        <w:rPr>
          <w:rFonts w:ascii="Times New Roman" w:hAnsi="Times New Roman" w:cs="Times New Roman"/>
          <w:lang w:val="en-US"/>
        </w:rPr>
        <w:t xml:space="preserve">2019). </w:t>
      </w:r>
      <w:r w:rsidRPr="00844D9A">
        <w:rPr>
          <w:rFonts w:ascii="Times New Roman" w:hAnsi="Times New Roman" w:cs="Times New Roman"/>
          <w:lang w:val="en-US"/>
        </w:rPr>
        <w:t xml:space="preserve">Current state-of-the-art approaches for finding </w:t>
      </w:r>
      <w:r w:rsidR="00E93686">
        <w:rPr>
          <w:rFonts w:ascii="Times New Roman" w:hAnsi="Times New Roman" w:cs="Times New Roman"/>
          <w:lang w:val="en-US"/>
        </w:rPr>
        <w:t xml:space="preserve">an </w:t>
      </w:r>
      <w:r w:rsidRPr="00844D9A">
        <w:rPr>
          <w:rFonts w:ascii="Times New Roman" w:hAnsi="Times New Roman" w:cs="Times New Roman"/>
          <w:lang w:val="en-US"/>
        </w:rPr>
        <w:t xml:space="preserve">ideal </w:t>
      </w:r>
      <w:r w:rsidR="007873DF" w:rsidRPr="00844D9A">
        <w:rPr>
          <w:rFonts w:ascii="Times New Roman" w:hAnsi="Times New Roman" w:cs="Times New Roman"/>
          <w:lang w:val="en-US"/>
        </w:rPr>
        <w:t xml:space="preserve">solution </w:t>
      </w:r>
      <w:r w:rsidRPr="00844D9A">
        <w:rPr>
          <w:rFonts w:ascii="Times New Roman" w:hAnsi="Times New Roman" w:cs="Times New Roman"/>
          <w:lang w:val="en-US"/>
        </w:rPr>
        <w:t>or close ideal</w:t>
      </w:r>
      <w:r w:rsidR="007873DF" w:rsidRPr="00844D9A">
        <w:rPr>
          <w:rFonts w:ascii="Times New Roman" w:hAnsi="Times New Roman" w:cs="Times New Roman"/>
          <w:lang w:val="en-US"/>
        </w:rPr>
        <w:t xml:space="preserve"> solution</w:t>
      </w:r>
      <w:r w:rsidRPr="00844D9A">
        <w:rPr>
          <w:rFonts w:ascii="Times New Roman" w:hAnsi="Times New Roman" w:cs="Times New Roman"/>
          <w:lang w:val="en-US"/>
        </w:rPr>
        <w:t xml:space="preserve"> frequently utilize forward </w:t>
      </w:r>
      <w:r w:rsidR="00E93686" w:rsidRPr="00844D9A">
        <w:rPr>
          <w:rFonts w:ascii="Times New Roman" w:hAnsi="Times New Roman" w:cs="Times New Roman"/>
          <w:lang w:val="en-US"/>
        </w:rPr>
        <w:t>state</w:t>
      </w:r>
      <w:r w:rsidR="00E93686">
        <w:rPr>
          <w:rFonts w:ascii="Times New Roman" w:hAnsi="Times New Roman" w:cs="Times New Roman"/>
          <w:lang w:val="en-US"/>
        </w:rPr>
        <w:t>-</w:t>
      </w:r>
      <w:r w:rsidRPr="00844D9A">
        <w:rPr>
          <w:rFonts w:ascii="Times New Roman" w:hAnsi="Times New Roman" w:cs="Times New Roman"/>
          <w:lang w:val="en-US"/>
        </w:rPr>
        <w:t>space search using a pattern database as a heuristic (</w:t>
      </w:r>
      <w:r w:rsidR="000E3D7C" w:rsidRPr="00844D9A">
        <w:rPr>
          <w:rFonts w:ascii="Times New Roman" w:hAnsi="Times New Roman" w:cs="Times New Roman"/>
          <w:lang w:val="en-US"/>
        </w:rPr>
        <w:t>Sturtevant, N. R et al.,</w:t>
      </w:r>
      <w:r w:rsidRPr="00844D9A">
        <w:rPr>
          <w:rFonts w:ascii="Times New Roman" w:hAnsi="Times New Roman" w:cs="Times New Roman"/>
          <w:lang w:val="en-US"/>
        </w:rPr>
        <w:t xml:space="preserve"> 2014).</w:t>
      </w:r>
    </w:p>
    <w:p w14:paraId="5F139EA4" w14:textId="42E339B9" w:rsidR="00B06BD2" w:rsidRDefault="00B06BD2" w:rsidP="00844D9A">
      <w:pPr>
        <w:tabs>
          <w:tab w:val="left" w:pos="709"/>
        </w:tabs>
        <w:spacing w:line="480" w:lineRule="auto"/>
        <w:ind w:left="360"/>
        <w:jc w:val="both"/>
        <w:rPr>
          <w:rFonts w:ascii="Times New Roman" w:hAnsi="Times New Roman" w:cs="Times New Roman"/>
          <w:lang w:val="en-US"/>
        </w:rPr>
      </w:pPr>
    </w:p>
    <w:p w14:paraId="222A3730" w14:textId="77777777" w:rsidR="00A72AAA" w:rsidRPr="00844D9A" w:rsidRDefault="00A72AAA" w:rsidP="00844D9A">
      <w:pPr>
        <w:tabs>
          <w:tab w:val="left" w:pos="709"/>
        </w:tabs>
        <w:spacing w:line="480" w:lineRule="auto"/>
        <w:ind w:left="360"/>
        <w:jc w:val="both"/>
        <w:rPr>
          <w:rFonts w:ascii="Times New Roman" w:hAnsi="Times New Roman" w:cs="Times New Roman"/>
          <w:lang w:val="en-US"/>
        </w:rPr>
      </w:pPr>
    </w:p>
    <w:p w14:paraId="4FB87A7D" w14:textId="3499E7A7" w:rsidR="005C7829" w:rsidRPr="00844D9A" w:rsidRDefault="003A4A54" w:rsidP="00844D9A">
      <w:pPr>
        <w:pStyle w:val="Heading4"/>
        <w:numPr>
          <w:ilvl w:val="2"/>
          <w:numId w:val="9"/>
        </w:numPr>
        <w:tabs>
          <w:tab w:val="left" w:pos="709"/>
        </w:tabs>
      </w:pPr>
      <w:bookmarkStart w:id="112" w:name="_Toc15157428"/>
      <w:r w:rsidRPr="00844D9A">
        <w:lastRenderedPageBreak/>
        <w:t>Pattern Database</w:t>
      </w:r>
      <w:r w:rsidR="00A11910" w:rsidRPr="00844D9A">
        <w:t xml:space="preserve"> Learning</w:t>
      </w:r>
      <w:bookmarkEnd w:id="112"/>
    </w:p>
    <w:p w14:paraId="2E6F9024" w14:textId="21E3049F"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Pattern database (PDB) is a heuristic method that has been removed as a query table and applied to permutation issues. (Culberson J.C., 1996) PDBs were initially proposed to solve the problem of a </w:t>
      </w:r>
      <w:r w:rsidR="009717BA" w:rsidRPr="00844D9A">
        <w:rPr>
          <w:rFonts w:ascii="Times New Roman" w:hAnsi="Times New Roman" w:cs="Times New Roman"/>
          <w:lang w:val="en-US"/>
        </w:rPr>
        <w:t>solo</w:t>
      </w:r>
      <w:r w:rsidRPr="00844D9A">
        <w:rPr>
          <w:rFonts w:ascii="Times New Roman" w:hAnsi="Times New Roman" w:cs="Times New Roman"/>
          <w:lang w:val="en-US"/>
        </w:rPr>
        <w:t xml:space="preserve"> agent. </w:t>
      </w:r>
      <w:r w:rsidR="00D6518B" w:rsidRPr="00844D9A">
        <w:rPr>
          <w:rFonts w:ascii="Times New Roman" w:hAnsi="Times New Roman" w:cs="Times New Roman"/>
          <w:lang w:val="en-US"/>
        </w:rPr>
        <w:t>Nowadays</w:t>
      </w:r>
      <w:r w:rsidRPr="00844D9A">
        <w:rPr>
          <w:rFonts w:ascii="Times New Roman" w:hAnsi="Times New Roman" w:cs="Times New Roman"/>
          <w:lang w:val="en-US"/>
        </w:rPr>
        <w:t xml:space="preserve">, they are </w:t>
      </w:r>
      <w:r w:rsidR="009717BA" w:rsidRPr="00844D9A">
        <w:rPr>
          <w:rFonts w:ascii="Times New Roman" w:hAnsi="Times New Roman" w:cs="Times New Roman"/>
          <w:lang w:val="en-US"/>
        </w:rPr>
        <w:t>unique</w:t>
      </w:r>
      <w:r w:rsidRPr="00844D9A">
        <w:rPr>
          <w:rFonts w:ascii="Times New Roman" w:hAnsi="Times New Roman" w:cs="Times New Roman"/>
          <w:lang w:val="en-US"/>
        </w:rPr>
        <w:t xml:space="preserve"> of the most </w:t>
      </w:r>
      <w:r w:rsidR="009717BA" w:rsidRPr="00844D9A">
        <w:rPr>
          <w:rFonts w:ascii="Times New Roman" w:hAnsi="Times New Roman" w:cs="Times New Roman"/>
          <w:lang w:val="en-US"/>
        </w:rPr>
        <w:t>popular</w:t>
      </w:r>
      <w:r w:rsidRPr="00844D9A">
        <w:rPr>
          <w:rFonts w:ascii="Times New Roman" w:hAnsi="Times New Roman" w:cs="Times New Roman"/>
          <w:lang w:val="en-US"/>
        </w:rPr>
        <w:t xml:space="preserve"> heuristics </w:t>
      </w:r>
      <w:r w:rsidR="009717BA" w:rsidRPr="00844D9A">
        <w:rPr>
          <w:rFonts w:ascii="Times New Roman" w:hAnsi="Times New Roman" w:cs="Times New Roman"/>
          <w:lang w:val="en-US"/>
        </w:rPr>
        <w:t>methods</w:t>
      </w:r>
      <w:r w:rsidRPr="00844D9A">
        <w:rPr>
          <w:rFonts w:ascii="Times New Roman" w:hAnsi="Times New Roman" w:cs="Times New Roman"/>
          <w:lang w:val="en-US"/>
        </w:rPr>
        <w:t xml:space="preserve">. (Culberson J.C., 1996) </w:t>
      </w:r>
    </w:p>
    <w:p w14:paraId="187E4E0E" w14:textId="69570297"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arrangement of each database pattern frames the database area. </w:t>
      </w:r>
      <w:r w:rsidR="009717BA" w:rsidRPr="00844D9A">
        <w:rPr>
          <w:rFonts w:ascii="Times New Roman" w:hAnsi="Times New Roman" w:cs="Times New Roman"/>
          <w:lang w:val="en-US"/>
        </w:rPr>
        <w:t>Assumed</w:t>
      </w:r>
      <w:r w:rsidRPr="00844D9A">
        <w:rPr>
          <w:rFonts w:ascii="Times New Roman" w:hAnsi="Times New Roman" w:cs="Times New Roman"/>
          <w:lang w:val="en-US"/>
        </w:rPr>
        <w:t xml:space="preserve"> any </w:t>
      </w:r>
      <w:r w:rsidR="009717BA" w:rsidRPr="00844D9A">
        <w:rPr>
          <w:rFonts w:ascii="Times New Roman" w:hAnsi="Times New Roman" w:cs="Times New Roman"/>
          <w:lang w:val="en-US"/>
        </w:rPr>
        <w:t>variation</w:t>
      </w:r>
      <w:r w:rsidRPr="00844D9A">
        <w:rPr>
          <w:rFonts w:ascii="Times New Roman" w:hAnsi="Times New Roman" w:cs="Times New Roman"/>
          <w:lang w:val="en-US"/>
        </w:rPr>
        <w:t xml:space="preserve">, the example can be gazed upward in the pattern database to locate the insignificant number of tasks </w:t>
      </w:r>
      <w:r w:rsidR="009717BA" w:rsidRPr="00844D9A">
        <w:rPr>
          <w:rFonts w:ascii="Times New Roman" w:hAnsi="Times New Roman" w:cs="Times New Roman"/>
          <w:lang w:val="en-US"/>
        </w:rPr>
        <w:t>essential</w:t>
      </w:r>
      <w:r w:rsidRPr="00844D9A">
        <w:rPr>
          <w:rFonts w:ascii="Times New Roman" w:hAnsi="Times New Roman" w:cs="Times New Roman"/>
          <w:lang w:val="en-US"/>
        </w:rPr>
        <w:t xml:space="preserve"> to put this </w:t>
      </w:r>
      <w:r w:rsidRPr="00844D9A">
        <w:rPr>
          <w:rFonts w:ascii="Cambria Math" w:hAnsi="Cambria Math" w:cs="Cambria Math"/>
          <w:lang w:val="en-US"/>
        </w:rPr>
        <w:t>𝑁</w:t>
      </w:r>
      <w:r w:rsidRPr="00844D9A">
        <w:rPr>
          <w:rFonts w:ascii="Times New Roman" w:hAnsi="Times New Roman" w:cs="Times New Roman"/>
          <w:lang w:val="en-US"/>
        </w:rPr>
        <w:t xml:space="preserve"> element in their right areas. A pattern database can be seen as a gathering of answers for </w:t>
      </w:r>
      <w:r w:rsidR="00E93686" w:rsidRPr="00844D9A">
        <w:rPr>
          <w:rFonts w:ascii="Times New Roman" w:hAnsi="Times New Roman" w:cs="Times New Roman"/>
          <w:lang w:val="en-US"/>
        </w:rPr>
        <w:t>sub</w:t>
      </w:r>
      <w:r w:rsidR="00E93686">
        <w:rPr>
          <w:rFonts w:ascii="Times New Roman" w:hAnsi="Times New Roman" w:cs="Times New Roman"/>
          <w:lang w:val="en-US"/>
        </w:rPr>
        <w:t>-</w:t>
      </w:r>
      <w:r w:rsidRPr="00844D9A">
        <w:rPr>
          <w:rFonts w:ascii="Times New Roman" w:hAnsi="Times New Roman" w:cs="Times New Roman"/>
          <w:lang w:val="en-US"/>
        </w:rPr>
        <w:t xml:space="preserve">goals that must be accomplished to solve the problems. (Alevizos – A – Bastas, 2017) </w:t>
      </w:r>
    </w:p>
    <w:p w14:paraId="39B5BA44" w14:textId="74654579" w:rsidR="00800D48"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Although using all PDBs and reflecting through the </w:t>
      </w:r>
      <w:r w:rsidR="00E93686" w:rsidRPr="00844D9A">
        <w:rPr>
          <w:rFonts w:ascii="Times New Roman" w:hAnsi="Times New Roman" w:cs="Times New Roman"/>
          <w:lang w:val="en-US"/>
        </w:rPr>
        <w:t>cent</w:t>
      </w:r>
      <w:r w:rsidR="00E93686">
        <w:rPr>
          <w:rFonts w:ascii="Times New Roman" w:hAnsi="Times New Roman" w:cs="Times New Roman"/>
          <w:lang w:val="en-US"/>
        </w:rPr>
        <w:t>re</w:t>
      </w:r>
      <w:r w:rsidR="00E93686" w:rsidRPr="00844D9A">
        <w:rPr>
          <w:rFonts w:ascii="Times New Roman" w:hAnsi="Times New Roman" w:cs="Times New Roman"/>
          <w:lang w:val="en-US"/>
        </w:rPr>
        <w:t xml:space="preserve"> </w:t>
      </w:r>
      <w:r w:rsidRPr="00844D9A">
        <w:rPr>
          <w:rFonts w:ascii="Times New Roman" w:hAnsi="Times New Roman" w:cs="Times New Roman"/>
          <w:lang w:val="en-US"/>
        </w:rPr>
        <w:t xml:space="preserve">symmetry gave the best search results, the </w:t>
      </w:r>
      <w:r w:rsidR="009717BA" w:rsidRPr="00844D9A">
        <w:rPr>
          <w:rFonts w:ascii="Times New Roman" w:hAnsi="Times New Roman" w:cs="Times New Roman"/>
          <w:lang w:val="en-US"/>
        </w:rPr>
        <w:t>speediest</w:t>
      </w:r>
      <w:r w:rsidRPr="00844D9A">
        <w:rPr>
          <w:rFonts w:ascii="Times New Roman" w:hAnsi="Times New Roman" w:cs="Times New Roman"/>
          <w:lang w:val="en-US"/>
        </w:rPr>
        <w:t xml:space="preserve"> </w:t>
      </w:r>
      <w:r w:rsidR="009717BA" w:rsidRPr="00844D9A">
        <w:rPr>
          <w:rFonts w:ascii="Times New Roman" w:hAnsi="Times New Roman" w:cs="Times New Roman"/>
          <w:lang w:val="en-US"/>
        </w:rPr>
        <w:t>arrangement</w:t>
      </w:r>
      <w:r w:rsidRPr="00844D9A">
        <w:rPr>
          <w:rFonts w:ascii="Times New Roman" w:hAnsi="Times New Roman" w:cs="Times New Roman"/>
          <w:lang w:val="en-US"/>
        </w:rPr>
        <w:t xml:space="preserve"> used only the corner, the </w:t>
      </w:r>
      <w:r w:rsidR="009717BA" w:rsidRPr="00844D9A">
        <w:rPr>
          <w:rFonts w:ascii="Times New Roman" w:hAnsi="Times New Roman" w:cs="Times New Roman"/>
          <w:lang w:val="en-US"/>
        </w:rPr>
        <w:t>final</w:t>
      </w:r>
      <w:r w:rsidRPr="00844D9A">
        <w:rPr>
          <w:rFonts w:ascii="Times New Roman" w:hAnsi="Times New Roman" w:cs="Times New Roman"/>
          <w:lang w:val="en-US"/>
        </w:rPr>
        <w:t xml:space="preserve"> seven edge</w:t>
      </w:r>
      <w:r w:rsidR="009717BA">
        <w:rPr>
          <w:rFonts w:ascii="Times New Roman" w:hAnsi="Times New Roman" w:cs="Times New Roman"/>
          <w:lang w:val="en-US"/>
        </w:rPr>
        <w:t>s</w:t>
      </w:r>
      <w:r w:rsidRPr="00844D9A">
        <w:rPr>
          <w:rFonts w:ascii="Times New Roman" w:hAnsi="Times New Roman" w:cs="Times New Roman"/>
          <w:lang w:val="en-US"/>
        </w:rPr>
        <w:t xml:space="preserve"> and the first seven edge</w:t>
      </w:r>
      <w:r w:rsidR="009717BA">
        <w:rPr>
          <w:rFonts w:ascii="Times New Roman" w:hAnsi="Times New Roman" w:cs="Times New Roman"/>
          <w:lang w:val="en-US"/>
        </w:rPr>
        <w:t>s</w:t>
      </w:r>
      <w:r w:rsidRPr="00844D9A">
        <w:rPr>
          <w:rFonts w:ascii="Times New Roman" w:hAnsi="Times New Roman" w:cs="Times New Roman"/>
          <w:lang w:val="en-US"/>
        </w:rPr>
        <w:t xml:space="preserve"> PDBs. To </w:t>
      </w:r>
      <w:r w:rsidR="009717BA" w:rsidRPr="00844D9A">
        <w:rPr>
          <w:rFonts w:ascii="Times New Roman" w:hAnsi="Times New Roman" w:cs="Times New Roman"/>
          <w:lang w:val="en-US"/>
        </w:rPr>
        <w:t>recap</w:t>
      </w:r>
      <w:r w:rsidRPr="00844D9A">
        <w:rPr>
          <w:rFonts w:ascii="Times New Roman" w:hAnsi="Times New Roman" w:cs="Times New Roman"/>
          <w:lang w:val="en-US"/>
        </w:rPr>
        <w:t xml:space="preserve">, there is a trade-off </w:t>
      </w:r>
      <w:r w:rsidR="009717BA" w:rsidRPr="00844D9A">
        <w:rPr>
          <w:rFonts w:ascii="Times New Roman" w:hAnsi="Times New Roman" w:cs="Times New Roman"/>
          <w:lang w:val="en-US"/>
        </w:rPr>
        <w:t>among</w:t>
      </w:r>
      <w:r w:rsidRPr="00844D9A">
        <w:rPr>
          <w:rFonts w:ascii="Times New Roman" w:hAnsi="Times New Roman" w:cs="Times New Roman"/>
          <w:lang w:val="en-US"/>
        </w:rPr>
        <w:t xml:space="preserve"> the search effort and the node generation cost. The </w:t>
      </w:r>
      <w:r w:rsidR="009717BA" w:rsidRPr="00844D9A">
        <w:rPr>
          <w:rFonts w:ascii="Times New Roman" w:hAnsi="Times New Roman" w:cs="Times New Roman"/>
          <w:lang w:val="en-US"/>
        </w:rPr>
        <w:t>further</w:t>
      </w:r>
      <w:r w:rsidRPr="00844D9A">
        <w:rPr>
          <w:rFonts w:ascii="Times New Roman" w:hAnsi="Times New Roman" w:cs="Times New Roman"/>
          <w:lang w:val="en-US"/>
        </w:rPr>
        <w:t xml:space="preserve"> the lookups, the lesser the search effort but, the more significant the cost in terms of time to generate a node. This is </w:t>
      </w:r>
      <w:r w:rsidR="009717BA" w:rsidRPr="00844D9A">
        <w:rPr>
          <w:rFonts w:ascii="Times New Roman" w:hAnsi="Times New Roman" w:cs="Times New Roman"/>
          <w:lang w:val="en-US"/>
        </w:rPr>
        <w:t>likewise</w:t>
      </w:r>
      <w:r w:rsidRPr="00844D9A">
        <w:rPr>
          <w:rFonts w:ascii="Times New Roman" w:hAnsi="Times New Roman" w:cs="Times New Roman"/>
          <w:lang w:val="en-US"/>
        </w:rPr>
        <w:t xml:space="preserve"> where the power of locality </w:t>
      </w:r>
      <w:r w:rsidR="009717BA" w:rsidRPr="00844D9A">
        <w:rPr>
          <w:rFonts w:ascii="Times New Roman" w:hAnsi="Times New Roman" w:cs="Times New Roman"/>
          <w:lang w:val="en-US"/>
        </w:rPr>
        <w:t>preservative</w:t>
      </w:r>
      <w:r w:rsidRPr="00844D9A">
        <w:rPr>
          <w:rFonts w:ascii="Times New Roman" w:hAnsi="Times New Roman" w:cs="Times New Roman"/>
          <w:lang w:val="en-US"/>
        </w:rPr>
        <w:t xml:space="preserve"> pattern databases lies. Neighbo</w:t>
      </w:r>
      <w:r w:rsidR="00E93686">
        <w:rPr>
          <w:rFonts w:ascii="Times New Roman" w:hAnsi="Times New Roman" w:cs="Times New Roman"/>
          <w:lang w:val="en-US"/>
        </w:rPr>
        <w:t>u</w:t>
      </w:r>
      <w:r w:rsidRPr="00844D9A">
        <w:rPr>
          <w:rFonts w:ascii="Times New Roman" w:hAnsi="Times New Roman" w:cs="Times New Roman"/>
          <w:lang w:val="en-US"/>
        </w:rPr>
        <w:t xml:space="preserve">ring values can be </w:t>
      </w:r>
      <w:r w:rsidR="009717BA" w:rsidRPr="00844D9A">
        <w:rPr>
          <w:rFonts w:ascii="Times New Roman" w:hAnsi="Times New Roman" w:cs="Times New Roman"/>
          <w:lang w:val="en-US"/>
        </w:rPr>
        <w:t>trimmed</w:t>
      </w:r>
      <w:r w:rsidRPr="00844D9A">
        <w:rPr>
          <w:rFonts w:ascii="Times New Roman" w:hAnsi="Times New Roman" w:cs="Times New Roman"/>
          <w:lang w:val="en-US"/>
        </w:rPr>
        <w:t xml:space="preserve"> without having to do a separate lookup, and this means that all searches required to generate the pruned nodes are translated into again in terms of time. (Alevizos – A – Bastas,2017) </w:t>
      </w:r>
    </w:p>
    <w:p w14:paraId="1F4DAD0B" w14:textId="33DA608F" w:rsidR="00191B7E" w:rsidRPr="00844D9A" w:rsidRDefault="00800D4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An interesting observation from the research paper is that </w:t>
      </w:r>
      <w:r w:rsidR="009717BA" w:rsidRPr="00844D9A">
        <w:rPr>
          <w:rFonts w:ascii="Times New Roman" w:hAnsi="Times New Roman" w:cs="Times New Roman"/>
          <w:lang w:val="en-US"/>
        </w:rPr>
        <w:t>exercising</w:t>
      </w:r>
      <w:r w:rsidRPr="00844D9A">
        <w:rPr>
          <w:rFonts w:ascii="Times New Roman" w:hAnsi="Times New Roman" w:cs="Times New Roman"/>
          <w:lang w:val="en-US"/>
        </w:rPr>
        <w:t xml:space="preserve"> the corner and the two edge PDBs gave nearly the same results in terms of search effort as using the corner and the last seven edge PDBs along with </w:t>
      </w:r>
      <w:r w:rsidR="009717BA" w:rsidRPr="00844D9A">
        <w:rPr>
          <w:rFonts w:ascii="Times New Roman" w:hAnsi="Times New Roman" w:cs="Times New Roman"/>
          <w:lang w:val="en-US"/>
        </w:rPr>
        <w:t>replication</w:t>
      </w:r>
      <w:r w:rsidRPr="00844D9A">
        <w:rPr>
          <w:rFonts w:ascii="Times New Roman" w:hAnsi="Times New Roman" w:cs="Times New Roman"/>
          <w:lang w:val="en-US"/>
        </w:rPr>
        <w:t xml:space="preserve"> through the symmetry of the front face. They had the worst performance with regard to dual lookups. This can be explained as the neighbo</w:t>
      </w:r>
      <w:r w:rsidR="00E93686">
        <w:rPr>
          <w:rFonts w:ascii="Times New Roman" w:hAnsi="Times New Roman" w:cs="Times New Roman"/>
          <w:lang w:val="en-US"/>
        </w:rPr>
        <w:t>u</w:t>
      </w:r>
      <w:r w:rsidRPr="00844D9A">
        <w:rPr>
          <w:rFonts w:ascii="Times New Roman" w:hAnsi="Times New Roman" w:cs="Times New Roman"/>
          <w:lang w:val="en-US"/>
        </w:rPr>
        <w:t>ring values of the dual state can not be used to prune the neighbo</w:t>
      </w:r>
      <w:r w:rsidR="00E93686">
        <w:rPr>
          <w:rFonts w:ascii="Times New Roman" w:hAnsi="Times New Roman" w:cs="Times New Roman"/>
          <w:lang w:val="en-US"/>
        </w:rPr>
        <w:t>u</w:t>
      </w:r>
      <w:r w:rsidRPr="00844D9A">
        <w:rPr>
          <w:rFonts w:ascii="Times New Roman" w:hAnsi="Times New Roman" w:cs="Times New Roman"/>
          <w:lang w:val="en-US"/>
        </w:rPr>
        <w:t>rs of the normal state. (Alevizos – A – Bastas,2017)</w:t>
      </w:r>
    </w:p>
    <w:p w14:paraId="38DA18D5" w14:textId="77777777" w:rsidR="008F638B" w:rsidRPr="00844D9A" w:rsidRDefault="008F638B" w:rsidP="00844D9A">
      <w:pPr>
        <w:tabs>
          <w:tab w:val="left" w:pos="709"/>
        </w:tabs>
        <w:spacing w:line="480" w:lineRule="auto"/>
        <w:jc w:val="both"/>
        <w:rPr>
          <w:rFonts w:ascii="Times New Roman" w:hAnsi="Times New Roman" w:cs="Times New Roman"/>
          <w:lang w:val="en-US"/>
        </w:rPr>
      </w:pPr>
    </w:p>
    <w:p w14:paraId="4D08CD50" w14:textId="48C78B4E" w:rsidR="005A7787" w:rsidRPr="00844D9A" w:rsidRDefault="00AA4D4C" w:rsidP="00844D9A">
      <w:pPr>
        <w:pStyle w:val="Heading4"/>
        <w:numPr>
          <w:ilvl w:val="2"/>
          <w:numId w:val="9"/>
        </w:numPr>
        <w:tabs>
          <w:tab w:val="left" w:pos="709"/>
        </w:tabs>
        <w:rPr>
          <w:b w:val="0"/>
          <w:bCs/>
        </w:rPr>
      </w:pPr>
      <w:bookmarkStart w:id="113" w:name="_Toc15157429"/>
      <w:r w:rsidRPr="00844D9A">
        <w:t>Boosting Learning</w:t>
      </w:r>
      <w:bookmarkEnd w:id="113"/>
    </w:p>
    <w:p w14:paraId="4BF44479" w14:textId="10DC19A5" w:rsidR="005A7787" w:rsidRPr="00844D9A" w:rsidRDefault="005A7787" w:rsidP="00844D9A">
      <w:pPr>
        <w:spacing w:line="480" w:lineRule="auto"/>
        <w:jc w:val="both"/>
        <w:rPr>
          <w:rFonts w:ascii="Times New Roman" w:hAnsi="Times New Roman" w:cs="Times New Roman"/>
        </w:rPr>
      </w:pPr>
      <w:r w:rsidRPr="00844D9A">
        <w:rPr>
          <w:rFonts w:ascii="Times New Roman" w:hAnsi="Times New Roman" w:cs="Times New Roman"/>
        </w:rPr>
        <w:t xml:space="preserve">Boosting, a machine-learning method </w:t>
      </w:r>
      <w:r w:rsidR="0026472E" w:rsidRPr="0026472E">
        <w:rPr>
          <w:rFonts w:ascii="Times New Roman" w:hAnsi="Times New Roman" w:cs="Times New Roman"/>
        </w:rPr>
        <w:t>is the perception in discovering many unpleasant general guidelines can be significantly simpler than finding a solitary, profoundly exact expectation rule.</w:t>
      </w:r>
      <w:r w:rsidR="0026472E">
        <w:rPr>
          <w:rFonts w:ascii="Times New Roman" w:hAnsi="Times New Roman" w:cs="Times New Roman"/>
        </w:rPr>
        <w:t xml:space="preserve"> </w:t>
      </w:r>
      <w:r w:rsidRPr="00844D9A">
        <w:rPr>
          <w:rFonts w:ascii="Times New Roman" w:hAnsi="Times New Roman" w:cs="Times New Roman"/>
        </w:rPr>
        <w:t>To apply the boosting approach, start with an algorithm for finding the uneven rules of thumb.  This also called as a “weak” or “base” learning algorithm constantly, each time filling it a different subset of the training examples. Each time the algorithm is called, the base learning algorithm generates a new weak prediction rule, and after numerous rounds, the boosting algorithm must combine these weak rules into a single prediction rule that, hopefully, will be much more accurate than anyone of the weak rules. (Robert E. Schapire)</w:t>
      </w:r>
    </w:p>
    <w:p w14:paraId="3F02ECB5" w14:textId="1A44739D" w:rsidR="005A7787" w:rsidRPr="00844D9A" w:rsidRDefault="005A7787"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Following research, (Alexander Irpan, 2016), started by </w:t>
      </w:r>
      <w:r w:rsidR="00F902FC" w:rsidRPr="00844D9A">
        <w:rPr>
          <w:rFonts w:ascii="Times New Roman" w:hAnsi="Times New Roman" w:cs="Times New Roman"/>
          <w:lang w:val="en-US"/>
        </w:rPr>
        <w:t>rereading</w:t>
      </w:r>
      <w:r w:rsidRPr="00844D9A">
        <w:rPr>
          <w:rFonts w:ascii="Times New Roman" w:hAnsi="Times New Roman" w:cs="Times New Roman"/>
          <w:lang w:val="en-US"/>
        </w:rPr>
        <w:t xml:space="preserve"> boosting algorithms from the </w:t>
      </w:r>
      <w:r w:rsidR="00F902FC" w:rsidRPr="00844D9A">
        <w:rPr>
          <w:rFonts w:ascii="Times New Roman" w:hAnsi="Times New Roman" w:cs="Times New Roman"/>
          <w:lang w:val="en-US"/>
        </w:rPr>
        <w:t>text</w:t>
      </w:r>
      <w:r w:rsidRPr="00844D9A">
        <w:rPr>
          <w:rFonts w:ascii="Times New Roman" w:hAnsi="Times New Roman" w:cs="Times New Roman"/>
          <w:lang w:val="en-US"/>
        </w:rPr>
        <w:t xml:space="preserve">, before </w:t>
      </w:r>
      <w:r w:rsidR="00F902FC" w:rsidRPr="00844D9A">
        <w:rPr>
          <w:rFonts w:ascii="Times New Roman" w:hAnsi="Times New Roman" w:cs="Times New Roman"/>
          <w:lang w:val="en-US"/>
        </w:rPr>
        <w:t>recommending</w:t>
      </w:r>
      <w:r w:rsidRPr="00844D9A">
        <w:rPr>
          <w:rFonts w:ascii="Times New Roman" w:hAnsi="Times New Roman" w:cs="Times New Roman"/>
          <w:lang w:val="en-US"/>
        </w:rPr>
        <w:t xml:space="preserve"> and testing their </w:t>
      </w:r>
      <w:r w:rsidR="00F902FC" w:rsidRPr="00844D9A">
        <w:rPr>
          <w:rFonts w:ascii="Times New Roman" w:hAnsi="Times New Roman" w:cs="Times New Roman"/>
          <w:lang w:val="en-US"/>
        </w:rPr>
        <w:t>variation</w:t>
      </w:r>
      <w:r w:rsidRPr="00844D9A">
        <w:rPr>
          <w:rFonts w:ascii="Times New Roman" w:hAnsi="Times New Roman" w:cs="Times New Roman"/>
          <w:lang w:val="en-US"/>
        </w:rPr>
        <w:t xml:space="preserve">. For the rest of this paper,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w:t>
      </w:r>
      <w:r w:rsidR="00F902FC" w:rsidRPr="00844D9A">
        <w:rPr>
          <w:rFonts w:ascii="Times New Roman" w:hAnsi="Times New Roman" w:cs="Times New Roman"/>
          <w:lang w:val="en-US"/>
        </w:rPr>
        <w:t>signifies</w:t>
      </w:r>
      <w:r w:rsidRPr="00844D9A">
        <w:rPr>
          <w:rFonts w:ascii="Times New Roman" w:hAnsi="Times New Roman" w:cs="Times New Roman"/>
          <w:lang w:val="en-US"/>
        </w:rPr>
        <w:t xml:space="preserve"> the weak learner for the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iteration, </w:t>
      </w:r>
      <w:r w:rsidRPr="00844D9A">
        <w:rPr>
          <w:rFonts w:ascii="Times New Roman" w:hAnsi="Times New Roman" w:cs="Times New Roman"/>
          <w:i/>
          <w:lang w:val="en-US"/>
        </w:rPr>
        <w:t>D</w:t>
      </w:r>
      <w:r w:rsidRPr="00844D9A">
        <w:rPr>
          <w:rFonts w:ascii="Times New Roman" w:hAnsi="Times New Roman" w:cs="Times New Roman"/>
          <w:lang w:val="en-US"/>
        </w:rPr>
        <w:t xml:space="preserve">t is the distribution </w:t>
      </w:r>
      <w:r w:rsidR="00F902FC" w:rsidRPr="00844D9A">
        <w:rPr>
          <w:rFonts w:ascii="Times New Roman" w:hAnsi="Times New Roman" w:cs="Times New Roman"/>
          <w:lang w:val="en-US"/>
        </w:rPr>
        <w:t>throughout</w:t>
      </w:r>
      <w:r w:rsidRPr="00844D9A">
        <w:rPr>
          <w:rFonts w:ascii="Times New Roman" w:hAnsi="Times New Roman" w:cs="Times New Roman"/>
          <w:lang w:val="en-US"/>
        </w:rPr>
        <w:t xml:space="preserve"> data that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is trained on, and </w:t>
      </w:r>
      <m:oMath>
        <m:sSup>
          <m:sSupPr>
            <m:ctrlPr>
              <w:rPr>
                <w:rFonts w:ascii="Cambria Math" w:hAnsi="Cambria Math" w:cs="Times New Roman"/>
                <w:i/>
                <w:lang w:val="en-US"/>
              </w:rPr>
            </m:ctrlPr>
          </m:sSupPr>
          <m:e>
            <m:r>
              <w:rPr>
                <w:rFonts w:ascii="Cambria Math" w:hAnsi="Cambria Math" w:cs="Times New Roman"/>
                <w:lang w:val="en-US"/>
              </w:rPr>
              <m:t>f</m:t>
            </m:r>
          </m:e>
          <m:sup>
            <m:r>
              <w:rPr>
                <w:rFonts w:ascii="Cambria Math" w:hAnsi="Cambria Math" w:cs="Times New Roman"/>
                <w:lang w:val="en-US"/>
              </w:rPr>
              <m:t>th</m:t>
            </m:r>
          </m:sup>
        </m:sSup>
      </m:oMath>
      <w:r w:rsidRPr="00844D9A">
        <w:rPr>
          <w:rFonts w:ascii="Times New Roman" w:hAnsi="Times New Roman" w:cs="Times New Roman"/>
          <w:lang w:val="en-US"/>
        </w:rPr>
        <w:t xml:space="preserve"> is the active learner at the end of the </w:t>
      </w:r>
      <m:oMath>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th</m:t>
            </m:r>
          </m:sup>
        </m:sSup>
      </m:oMath>
      <w:r w:rsidRPr="00844D9A">
        <w:rPr>
          <w:rFonts w:ascii="Times New Roman" w:hAnsi="Times New Roman" w:cs="Times New Roman"/>
          <w:lang w:val="en-US"/>
        </w:rPr>
        <w:t xml:space="preserve"> iteration. Also use standard classification notation, where </w:t>
      </w:r>
      <w:r w:rsidRPr="00844D9A">
        <w:rPr>
          <w:rFonts w:ascii="Times New Roman" w:hAnsi="Times New Roman" w:cs="Times New Roman"/>
          <w:i/>
          <w:lang w:val="en-US"/>
        </w:rPr>
        <w:t>X</w:t>
      </w:r>
      <w:r w:rsidRPr="00844D9A">
        <w:rPr>
          <w:rFonts w:ascii="Times New Roman" w:hAnsi="Times New Roman" w:cs="Times New Roman"/>
          <w:lang w:val="en-US"/>
        </w:rPr>
        <w:t xml:space="preserve"> is the data space, and </w:t>
      </w:r>
      <w:r w:rsidRPr="00844D9A">
        <w:rPr>
          <w:rFonts w:ascii="Times New Roman" w:hAnsi="Times New Roman" w:cs="Times New Roman"/>
          <w:i/>
          <w:lang w:val="en-US"/>
        </w:rPr>
        <w:t>Y</w:t>
      </w:r>
      <w:r w:rsidRPr="00844D9A">
        <w:rPr>
          <w:rFonts w:ascii="Times New Roman" w:hAnsi="Times New Roman" w:cs="Times New Roman"/>
          <w:lang w:val="en-US"/>
        </w:rPr>
        <w:t xml:space="preserve"> is the label space.</w:t>
      </w:r>
    </w:p>
    <w:p w14:paraId="25FB7073" w14:textId="33803D1E" w:rsidR="0066393E" w:rsidRPr="00844D9A" w:rsidRDefault="00F41449"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As a conclusion from the resulting paper, there are some hypotheses for why boosting failed to improve </w:t>
      </w:r>
      <w:r w:rsidR="00F902FC" w:rsidRPr="00844D9A">
        <w:rPr>
          <w:rFonts w:ascii="Times New Roman" w:hAnsi="Times New Roman" w:cs="Times New Roman"/>
          <w:lang w:val="en-US"/>
        </w:rPr>
        <w:t>presentation</w:t>
      </w:r>
      <w:r w:rsidRPr="00844D9A">
        <w:rPr>
          <w:rFonts w:ascii="Times New Roman" w:hAnsi="Times New Roman" w:cs="Times New Roman"/>
          <w:lang w:val="en-US"/>
        </w:rPr>
        <w:t xml:space="preserve">. Assuming that boosting works </w:t>
      </w:r>
      <w:r w:rsidR="00F902FC" w:rsidRPr="00844D9A">
        <w:rPr>
          <w:rFonts w:ascii="Times New Roman" w:hAnsi="Times New Roman" w:cs="Times New Roman"/>
          <w:lang w:val="en-US"/>
        </w:rPr>
        <w:t>healthier</w:t>
      </w:r>
      <w:r w:rsidRPr="00844D9A">
        <w:rPr>
          <w:rFonts w:ascii="Times New Roman" w:hAnsi="Times New Roman" w:cs="Times New Roman"/>
          <w:lang w:val="en-US"/>
        </w:rPr>
        <w:t xml:space="preserve"> when weak learners are cheap to train and evaluate. This allows the researcher to generate an ensemble of many hundreds or thousands of learners, instead of tens. </w:t>
      </w:r>
      <w:r w:rsidR="00F902FC" w:rsidRPr="00844D9A">
        <w:rPr>
          <w:rFonts w:ascii="Times New Roman" w:hAnsi="Times New Roman" w:cs="Times New Roman"/>
          <w:lang w:val="en-US"/>
        </w:rPr>
        <w:t>Furthermore</w:t>
      </w:r>
      <w:r w:rsidRPr="00844D9A">
        <w:rPr>
          <w:rFonts w:ascii="Times New Roman" w:hAnsi="Times New Roman" w:cs="Times New Roman"/>
          <w:lang w:val="en-US"/>
        </w:rPr>
        <w:t xml:space="preserve">, weak learners should </w:t>
      </w:r>
      <w:r w:rsidR="00F902FC" w:rsidRPr="00844D9A">
        <w:rPr>
          <w:rFonts w:ascii="Times New Roman" w:hAnsi="Times New Roman" w:cs="Times New Roman"/>
          <w:lang w:val="en-US"/>
        </w:rPr>
        <w:t>oppose</w:t>
      </w:r>
      <w:r w:rsidRPr="00844D9A">
        <w:rPr>
          <w:rFonts w:ascii="Times New Roman" w:hAnsi="Times New Roman" w:cs="Times New Roman"/>
          <w:lang w:val="en-US"/>
        </w:rPr>
        <w:t xml:space="preserve"> on the optimal action when given the same input. Deep neural net</w:t>
      </w:r>
      <w:r w:rsidR="006936F4">
        <w:rPr>
          <w:rFonts w:ascii="Times New Roman" w:hAnsi="Times New Roman" w:cs="Times New Roman"/>
          <w:lang w:val="en-US"/>
        </w:rPr>
        <w:t>work</w:t>
      </w:r>
      <w:r w:rsidRPr="00844D9A">
        <w:rPr>
          <w:rFonts w:ascii="Times New Roman" w:hAnsi="Times New Roman" w:cs="Times New Roman"/>
          <w:lang w:val="en-US"/>
        </w:rPr>
        <w:t xml:space="preserve">s are costly to train, so do not have the time to train many weak learners - in testing, the researcher only had time to train 20 weak learners. </w:t>
      </w:r>
      <w:r w:rsidR="00F902FC" w:rsidRPr="00844D9A">
        <w:rPr>
          <w:rFonts w:ascii="Times New Roman" w:hAnsi="Times New Roman" w:cs="Times New Roman"/>
          <w:lang w:val="en-US"/>
        </w:rPr>
        <w:t>Besides</w:t>
      </w:r>
      <w:r w:rsidRPr="00844D9A">
        <w:rPr>
          <w:rFonts w:ascii="Times New Roman" w:hAnsi="Times New Roman" w:cs="Times New Roman"/>
          <w:lang w:val="en-US"/>
        </w:rPr>
        <w:t xml:space="preserve">, </w:t>
      </w:r>
      <w:r w:rsidR="00F902FC" w:rsidRPr="00844D9A">
        <w:rPr>
          <w:rFonts w:ascii="Times New Roman" w:hAnsi="Times New Roman" w:cs="Times New Roman"/>
          <w:lang w:val="en-US"/>
        </w:rPr>
        <w:t>since</w:t>
      </w:r>
      <w:r w:rsidRPr="00844D9A">
        <w:rPr>
          <w:rFonts w:ascii="Times New Roman" w:hAnsi="Times New Roman" w:cs="Times New Roman"/>
          <w:lang w:val="en-US"/>
        </w:rPr>
        <w:t xml:space="preserve"> all gradient </w:t>
      </w:r>
      <w:r w:rsidR="00F902FC" w:rsidRPr="00844D9A">
        <w:rPr>
          <w:rFonts w:ascii="Times New Roman" w:hAnsi="Times New Roman" w:cs="Times New Roman"/>
          <w:lang w:val="en-US"/>
        </w:rPr>
        <w:t>apprises</w:t>
      </w:r>
      <w:r w:rsidRPr="00844D9A">
        <w:rPr>
          <w:rFonts w:ascii="Times New Roman" w:hAnsi="Times New Roman" w:cs="Times New Roman"/>
          <w:lang w:val="en-US"/>
        </w:rPr>
        <w:t xml:space="preserve"> were applied to the same neural net</w:t>
      </w:r>
      <w:r w:rsidR="006936F4">
        <w:rPr>
          <w:rFonts w:ascii="Times New Roman" w:hAnsi="Times New Roman" w:cs="Times New Roman"/>
          <w:lang w:val="en-US"/>
        </w:rPr>
        <w:t>work</w:t>
      </w:r>
      <w:r w:rsidRPr="00844D9A">
        <w:rPr>
          <w:rFonts w:ascii="Times New Roman" w:hAnsi="Times New Roman" w:cs="Times New Roman"/>
          <w:lang w:val="en-US"/>
        </w:rPr>
        <w:t>, the neural net</w:t>
      </w:r>
      <w:r w:rsidR="006936F4">
        <w:rPr>
          <w:rFonts w:ascii="Times New Roman" w:hAnsi="Times New Roman" w:cs="Times New Roman"/>
          <w:lang w:val="en-US"/>
        </w:rPr>
        <w:t>w</w:t>
      </w:r>
      <w:r w:rsidR="00F902FC">
        <w:rPr>
          <w:rFonts w:ascii="Times New Roman" w:hAnsi="Times New Roman" w:cs="Times New Roman"/>
          <w:lang w:val="en-US"/>
        </w:rPr>
        <w:t>ork</w:t>
      </w:r>
      <w:r w:rsidRPr="00844D9A">
        <w:rPr>
          <w:rFonts w:ascii="Times New Roman" w:hAnsi="Times New Roman" w:cs="Times New Roman"/>
          <w:lang w:val="en-US"/>
        </w:rPr>
        <w:t xml:space="preserve"> was </w:t>
      </w:r>
      <w:r w:rsidR="00F902FC" w:rsidRPr="00844D9A">
        <w:rPr>
          <w:rFonts w:ascii="Times New Roman" w:hAnsi="Times New Roman" w:cs="Times New Roman"/>
          <w:lang w:val="en-US"/>
        </w:rPr>
        <w:t>standardized</w:t>
      </w:r>
      <w:r w:rsidRPr="00844D9A">
        <w:rPr>
          <w:rFonts w:ascii="Times New Roman" w:hAnsi="Times New Roman" w:cs="Times New Roman"/>
          <w:lang w:val="en-US"/>
        </w:rPr>
        <w:t xml:space="preserve"> against changing too much each iteration. </w:t>
      </w:r>
      <w:r w:rsidRPr="00844D9A">
        <w:rPr>
          <w:rFonts w:ascii="Times New Roman" w:hAnsi="Times New Roman" w:cs="Times New Roman"/>
          <w:lang w:val="en-US"/>
        </w:rPr>
        <w:lastRenderedPageBreak/>
        <w:t xml:space="preserve">Upon manual </w:t>
      </w:r>
      <w:r w:rsidR="00F902FC" w:rsidRPr="00844D9A">
        <w:rPr>
          <w:rFonts w:ascii="Times New Roman" w:hAnsi="Times New Roman" w:cs="Times New Roman"/>
          <w:lang w:val="en-US"/>
        </w:rPr>
        <w:t>examination</w:t>
      </w:r>
      <w:r w:rsidRPr="00844D9A">
        <w:rPr>
          <w:rFonts w:ascii="Times New Roman" w:hAnsi="Times New Roman" w:cs="Times New Roman"/>
          <w:lang w:val="en-US"/>
        </w:rPr>
        <w:t>,  weak learners almost always agree on the optimal action (Alexander Irpan, 2016</w:t>
      </w:r>
      <w:r w:rsidR="009B3A36" w:rsidRPr="00844D9A">
        <w:rPr>
          <w:rFonts w:ascii="Times New Roman" w:hAnsi="Times New Roman" w:cs="Times New Roman"/>
          <w:lang w:val="en-US"/>
        </w:rPr>
        <w:t xml:space="preserve">). </w:t>
      </w:r>
      <w:r w:rsidR="00BB3F52" w:rsidRPr="00844D9A">
        <w:rPr>
          <w:rFonts w:ascii="Times New Roman" w:hAnsi="Times New Roman" w:cs="Times New Roman"/>
          <w:lang w:val="en-US"/>
        </w:rPr>
        <w:t>Hypothetically</w:t>
      </w:r>
      <w:r w:rsidRPr="00844D9A">
        <w:rPr>
          <w:rFonts w:ascii="Times New Roman" w:hAnsi="Times New Roman" w:cs="Times New Roman"/>
          <w:lang w:val="en-US"/>
        </w:rPr>
        <w:t xml:space="preserve">, a boosting </w:t>
      </w:r>
      <w:r w:rsidR="00BB3F52" w:rsidRPr="00844D9A">
        <w:rPr>
          <w:rFonts w:ascii="Times New Roman" w:hAnsi="Times New Roman" w:cs="Times New Roman"/>
          <w:lang w:val="en-US"/>
        </w:rPr>
        <w:t>method</w:t>
      </w:r>
      <w:r w:rsidRPr="00844D9A">
        <w:rPr>
          <w:rFonts w:ascii="Times New Roman" w:hAnsi="Times New Roman" w:cs="Times New Roman"/>
          <w:lang w:val="en-US"/>
        </w:rPr>
        <w:t xml:space="preserve"> will work with </w:t>
      </w:r>
      <w:r w:rsidR="00BB3F52" w:rsidRPr="00844D9A">
        <w:rPr>
          <w:rFonts w:ascii="Times New Roman" w:hAnsi="Times New Roman" w:cs="Times New Roman"/>
          <w:lang w:val="en-US"/>
        </w:rPr>
        <w:t>sufficient</w:t>
      </w:r>
      <w:r w:rsidRPr="00844D9A">
        <w:rPr>
          <w:rFonts w:ascii="Times New Roman" w:hAnsi="Times New Roman" w:cs="Times New Roman"/>
          <w:lang w:val="en-US"/>
        </w:rPr>
        <w:t xml:space="preserve"> iterations, but boosting large neural net</w:t>
      </w:r>
      <w:r w:rsidR="00BB3F52">
        <w:rPr>
          <w:rFonts w:ascii="Times New Roman" w:hAnsi="Times New Roman" w:cs="Times New Roman"/>
          <w:lang w:val="en-US"/>
        </w:rPr>
        <w:t>worl</w:t>
      </w:r>
      <w:r w:rsidRPr="00844D9A">
        <w:rPr>
          <w:rFonts w:ascii="Times New Roman" w:hAnsi="Times New Roman" w:cs="Times New Roman"/>
          <w:lang w:val="en-US"/>
        </w:rPr>
        <w:t xml:space="preserve"> appears to be less </w:t>
      </w:r>
      <w:r w:rsidR="00BB3F52" w:rsidRPr="00844D9A">
        <w:rPr>
          <w:rFonts w:ascii="Times New Roman" w:hAnsi="Times New Roman" w:cs="Times New Roman"/>
          <w:lang w:val="en-US"/>
        </w:rPr>
        <w:t>effective</w:t>
      </w:r>
      <w:r w:rsidRPr="00844D9A">
        <w:rPr>
          <w:rFonts w:ascii="Times New Roman" w:hAnsi="Times New Roman" w:cs="Times New Roman"/>
          <w:lang w:val="en-US"/>
        </w:rPr>
        <w:t xml:space="preserve"> than </w:t>
      </w:r>
      <w:r w:rsidR="00BB3F52" w:rsidRPr="00844D9A">
        <w:rPr>
          <w:rFonts w:ascii="Times New Roman" w:hAnsi="Times New Roman" w:cs="Times New Roman"/>
          <w:lang w:val="en-US"/>
        </w:rPr>
        <w:t>only</w:t>
      </w:r>
      <w:r w:rsidRPr="00844D9A">
        <w:rPr>
          <w:rFonts w:ascii="Times New Roman" w:hAnsi="Times New Roman" w:cs="Times New Roman"/>
          <w:lang w:val="en-US"/>
        </w:rPr>
        <w:t xml:space="preserve"> applying all data into a single neural net</w:t>
      </w:r>
      <w:r w:rsidR="00BB3F52">
        <w:rPr>
          <w:rFonts w:ascii="Times New Roman" w:hAnsi="Times New Roman" w:cs="Times New Roman"/>
          <w:lang w:val="en-US"/>
        </w:rPr>
        <w:t>work</w:t>
      </w:r>
      <w:r w:rsidRPr="00844D9A">
        <w:rPr>
          <w:rFonts w:ascii="Times New Roman" w:hAnsi="Times New Roman" w:cs="Times New Roman"/>
          <w:lang w:val="en-US"/>
        </w:rPr>
        <w:t>.</w:t>
      </w:r>
    </w:p>
    <w:p w14:paraId="28BF1506" w14:textId="77777777" w:rsidR="00E8072B" w:rsidRPr="00844D9A" w:rsidRDefault="00E8072B" w:rsidP="00844D9A">
      <w:pPr>
        <w:spacing w:line="480" w:lineRule="auto"/>
        <w:jc w:val="both"/>
        <w:rPr>
          <w:rFonts w:ascii="Times New Roman" w:hAnsi="Times New Roman" w:cs="Times New Roman"/>
          <w:lang w:val="en-US"/>
        </w:rPr>
      </w:pPr>
    </w:p>
    <w:p w14:paraId="7EF40A5E" w14:textId="44D5DB90" w:rsidR="001D1E80" w:rsidRPr="00844D9A" w:rsidRDefault="00F318CD" w:rsidP="00844D9A">
      <w:pPr>
        <w:pStyle w:val="Heading4"/>
        <w:numPr>
          <w:ilvl w:val="2"/>
          <w:numId w:val="9"/>
        </w:numPr>
        <w:tabs>
          <w:tab w:val="left" w:pos="709"/>
        </w:tabs>
      </w:pPr>
      <w:bookmarkStart w:id="114" w:name="_Toc15157430"/>
      <w:r w:rsidRPr="00844D9A">
        <w:t>Autodidactic Iteration</w:t>
      </w:r>
      <w:r w:rsidR="00E261AE" w:rsidRPr="00844D9A">
        <w:t xml:space="preserve"> Learning</w:t>
      </w:r>
      <w:bookmarkEnd w:id="114"/>
    </w:p>
    <w:p w14:paraId="7EC74CB8" w14:textId="0520129E" w:rsidR="001D1E80" w:rsidRPr="00844D9A" w:rsidRDefault="001D1E80" w:rsidP="00844D9A">
      <w:pPr>
        <w:tabs>
          <w:tab w:val="left" w:pos="709"/>
        </w:tabs>
        <w:spacing w:line="480" w:lineRule="auto"/>
        <w:jc w:val="both"/>
        <w:rPr>
          <w:rFonts w:ascii="Times New Roman" w:eastAsia="Times New Roman" w:hAnsi="Times New Roman" w:cs="Times New Roman"/>
          <w:lang w:val="en-US"/>
        </w:rPr>
      </w:pPr>
      <w:r w:rsidRPr="00844D9A">
        <w:rPr>
          <w:rFonts w:ascii="Times New Roman" w:eastAsia="Times New Roman" w:hAnsi="Times New Roman" w:cs="Times New Roman"/>
          <w:lang w:val="en-US"/>
        </w:rPr>
        <w:t xml:space="preserve">Autodidactic Iteration (ADI) or </w:t>
      </w:r>
      <w:r w:rsidR="005F15E5" w:rsidRPr="00844D9A">
        <w:rPr>
          <w:rFonts w:ascii="Times New Roman" w:eastAsia="Times New Roman" w:hAnsi="Times New Roman" w:cs="Times New Roman"/>
          <w:lang w:val="en-US"/>
        </w:rPr>
        <w:t>accepted</w:t>
      </w:r>
      <w:r w:rsidRPr="00844D9A">
        <w:rPr>
          <w:rFonts w:ascii="Times New Roman" w:eastAsia="Times New Roman" w:hAnsi="Times New Roman" w:cs="Times New Roman"/>
          <w:lang w:val="en-US"/>
        </w:rPr>
        <w:t xml:space="preserve"> as self-teaching Iteration, trains neural system esteem and </w:t>
      </w:r>
      <w:r w:rsidR="005F15E5" w:rsidRPr="00844D9A">
        <w:rPr>
          <w:rFonts w:ascii="Times New Roman" w:eastAsia="Times New Roman" w:hAnsi="Times New Roman" w:cs="Times New Roman"/>
          <w:lang w:val="en-US"/>
        </w:rPr>
        <w:t>approach</w:t>
      </w:r>
      <w:r w:rsidRPr="00844D9A">
        <w:rPr>
          <w:rFonts w:ascii="Times New Roman" w:eastAsia="Times New Roman" w:hAnsi="Times New Roman" w:cs="Times New Roman"/>
          <w:lang w:val="en-US"/>
        </w:rPr>
        <w:t xml:space="preserve"> work </w:t>
      </w:r>
      <w:r w:rsidR="00E259A4" w:rsidRPr="00844D9A">
        <w:rPr>
          <w:rFonts w:ascii="Times New Roman" w:eastAsia="Times New Roman" w:hAnsi="Times New Roman" w:cs="Times New Roman"/>
          <w:lang w:val="en-US"/>
        </w:rPr>
        <w:t>over</w:t>
      </w:r>
      <w:r w:rsidRPr="00844D9A">
        <w:rPr>
          <w:rFonts w:ascii="Times New Roman" w:eastAsia="Times New Roman" w:hAnsi="Times New Roman" w:cs="Times New Roman"/>
          <w:lang w:val="en-US"/>
        </w:rPr>
        <w:t xml:space="preserve"> an iterative </w:t>
      </w:r>
      <w:r w:rsidR="005F15E5" w:rsidRPr="00844D9A">
        <w:rPr>
          <w:rFonts w:ascii="Times New Roman" w:eastAsia="Times New Roman" w:hAnsi="Times New Roman" w:cs="Times New Roman"/>
          <w:lang w:val="en-US"/>
        </w:rPr>
        <w:t>process</w:t>
      </w:r>
      <w:r w:rsidRPr="00844D9A">
        <w:rPr>
          <w:rFonts w:ascii="Times New Roman" w:eastAsia="Times New Roman" w:hAnsi="Times New Roman" w:cs="Times New Roman"/>
          <w:lang w:val="en-US"/>
        </w:rPr>
        <w:t xml:space="preserve">.  In </w:t>
      </w:r>
      <w:r w:rsidR="005F15E5" w:rsidRPr="00844D9A">
        <w:rPr>
          <w:rFonts w:ascii="Times New Roman" w:eastAsia="Times New Roman" w:hAnsi="Times New Roman" w:cs="Times New Roman"/>
          <w:lang w:val="en-US"/>
        </w:rPr>
        <w:t>respectively</w:t>
      </w:r>
      <w:r w:rsidRPr="00844D9A">
        <w:rPr>
          <w:rFonts w:ascii="Times New Roman" w:eastAsia="Times New Roman" w:hAnsi="Times New Roman" w:cs="Times New Roman"/>
          <w:lang w:val="en-US"/>
        </w:rPr>
        <w:t xml:space="preserve"> iteration, the inputs to the neural network are </w:t>
      </w:r>
      <w:r w:rsidR="005F15E5" w:rsidRPr="00844D9A">
        <w:rPr>
          <w:rFonts w:ascii="Times New Roman" w:eastAsia="Times New Roman" w:hAnsi="Times New Roman" w:cs="Times New Roman"/>
          <w:lang w:val="en-US"/>
        </w:rPr>
        <w:t>produced</w:t>
      </w:r>
      <w:r w:rsidRPr="00844D9A">
        <w:rPr>
          <w:rFonts w:ascii="Times New Roman" w:eastAsia="Times New Roman" w:hAnsi="Times New Roman" w:cs="Times New Roman"/>
          <w:lang w:val="en-US"/>
        </w:rPr>
        <w:t xml:space="preserve"> by </w:t>
      </w:r>
      <w:r w:rsidR="005F15E5" w:rsidRPr="00844D9A">
        <w:rPr>
          <w:rFonts w:ascii="Times New Roman" w:eastAsia="Times New Roman" w:hAnsi="Times New Roman" w:cs="Times New Roman"/>
          <w:lang w:val="en-US"/>
        </w:rPr>
        <w:t>beginning</w:t>
      </w:r>
      <w:r w:rsidRPr="00844D9A">
        <w:rPr>
          <w:rFonts w:ascii="Times New Roman" w:eastAsia="Times New Roman" w:hAnsi="Times New Roman" w:cs="Times New Roman"/>
          <w:lang w:val="en-US"/>
        </w:rPr>
        <w:t xml:space="preserve"> from the goal state and randomly taking actions. </w:t>
      </w:r>
    </w:p>
    <w:p w14:paraId="7F281DC3" w14:textId="041BE300" w:rsidR="00806CB8" w:rsidRPr="00844D9A" w:rsidRDefault="001D1E80" w:rsidP="00844D9A">
      <w:pPr>
        <w:tabs>
          <w:tab w:val="left" w:pos="709"/>
        </w:tabs>
        <w:spacing w:line="480" w:lineRule="auto"/>
        <w:jc w:val="both"/>
        <w:rPr>
          <w:rFonts w:ascii="Times New Roman" w:hAnsi="Times New Roman" w:cs="Times New Roman"/>
          <w:lang w:val="en-US"/>
        </w:rPr>
      </w:pPr>
      <w:r w:rsidRPr="00844D9A">
        <w:rPr>
          <w:rFonts w:ascii="Times New Roman" w:eastAsia="Times New Roman" w:hAnsi="Times New Roman" w:cs="Times New Roman"/>
          <w:lang w:val="en-US"/>
        </w:rPr>
        <w:t xml:space="preserve">The </w:t>
      </w:r>
      <w:r w:rsidR="00E259A4" w:rsidRPr="00844D9A">
        <w:rPr>
          <w:rFonts w:ascii="Times New Roman" w:eastAsia="Times New Roman" w:hAnsi="Times New Roman" w:cs="Times New Roman"/>
          <w:lang w:val="en-US"/>
        </w:rPr>
        <w:t>aims</w:t>
      </w:r>
      <w:r w:rsidRPr="00844D9A">
        <w:rPr>
          <w:rFonts w:ascii="Times New Roman" w:eastAsia="Times New Roman" w:hAnsi="Times New Roman" w:cs="Times New Roman"/>
          <w:lang w:val="en-US"/>
        </w:rPr>
        <w:t xml:space="preserve"> </w:t>
      </w:r>
      <w:r w:rsidR="00E259A4" w:rsidRPr="00844D9A">
        <w:rPr>
          <w:rFonts w:ascii="Times New Roman" w:eastAsia="Times New Roman" w:hAnsi="Times New Roman" w:cs="Times New Roman"/>
          <w:lang w:val="en-US"/>
        </w:rPr>
        <w:t>achieve</w:t>
      </w:r>
      <w:r w:rsidRPr="00844D9A">
        <w:rPr>
          <w:rFonts w:ascii="Times New Roman" w:eastAsia="Times New Roman" w:hAnsi="Times New Roman" w:cs="Times New Roman"/>
          <w:lang w:val="en-US"/>
        </w:rPr>
        <w:t xml:space="preserve"> to </w:t>
      </w:r>
      <w:r w:rsidR="00E259A4" w:rsidRPr="00844D9A">
        <w:rPr>
          <w:rFonts w:ascii="Times New Roman" w:eastAsia="Times New Roman" w:hAnsi="Times New Roman" w:cs="Times New Roman"/>
          <w:lang w:val="en-US"/>
        </w:rPr>
        <w:t>approximation</w:t>
      </w:r>
      <w:r w:rsidRPr="00844D9A">
        <w:rPr>
          <w:rFonts w:ascii="Times New Roman" w:eastAsia="Times New Roman" w:hAnsi="Times New Roman" w:cs="Times New Roman"/>
          <w:lang w:val="en-US"/>
        </w:rPr>
        <w:t xml:space="preserve"> the optimal value function by </w:t>
      </w:r>
      <w:r w:rsidR="00E259A4" w:rsidRPr="00844D9A">
        <w:rPr>
          <w:rFonts w:ascii="Times New Roman" w:eastAsia="Times New Roman" w:hAnsi="Times New Roman" w:cs="Times New Roman"/>
          <w:lang w:val="en-US"/>
        </w:rPr>
        <w:t>accomplishment</w:t>
      </w:r>
      <w:r w:rsidRPr="00844D9A">
        <w:rPr>
          <w:rFonts w:ascii="Times New Roman" w:eastAsia="Times New Roman" w:hAnsi="Times New Roman" w:cs="Times New Roman"/>
          <w:lang w:val="en-US"/>
        </w:rPr>
        <w:t xml:space="preserve"> a breadth-first search from each input </w:t>
      </w:r>
      <w:r w:rsidR="00E259A4" w:rsidRPr="00844D9A">
        <w:rPr>
          <w:rFonts w:ascii="Times New Roman" w:eastAsia="Times New Roman" w:hAnsi="Times New Roman" w:cs="Times New Roman"/>
          <w:lang w:val="en-US"/>
        </w:rPr>
        <w:t>state-run</w:t>
      </w:r>
      <w:r w:rsidRPr="00844D9A">
        <w:rPr>
          <w:rFonts w:ascii="Times New Roman" w:eastAsia="Times New Roman" w:hAnsi="Times New Roman" w:cs="Times New Roman"/>
          <w:lang w:val="en-US"/>
        </w:rPr>
        <w:t xml:space="preserve"> and using the </w:t>
      </w:r>
      <w:r w:rsidR="005F15E5" w:rsidRPr="00844D9A">
        <w:rPr>
          <w:rFonts w:ascii="Times New Roman" w:eastAsia="Times New Roman" w:hAnsi="Times New Roman" w:cs="Times New Roman"/>
          <w:lang w:val="en-US"/>
        </w:rPr>
        <w:t>existing</w:t>
      </w:r>
      <w:r w:rsidRPr="00844D9A">
        <w:rPr>
          <w:rFonts w:ascii="Times New Roman" w:eastAsia="Times New Roman" w:hAnsi="Times New Roman" w:cs="Times New Roman"/>
          <w:lang w:val="en-US"/>
        </w:rPr>
        <w:t xml:space="preserve"> network to </w:t>
      </w:r>
      <w:r w:rsidR="005F15E5" w:rsidRPr="00844D9A">
        <w:rPr>
          <w:rFonts w:ascii="Times New Roman" w:eastAsia="Times New Roman" w:hAnsi="Times New Roman" w:cs="Times New Roman"/>
          <w:lang w:val="en-US"/>
        </w:rPr>
        <w:t>conclude</w:t>
      </w:r>
      <w:r w:rsidRPr="00844D9A">
        <w:rPr>
          <w:rFonts w:ascii="Times New Roman" w:eastAsia="Times New Roman" w:hAnsi="Times New Roman" w:cs="Times New Roman"/>
          <w:lang w:val="en-US"/>
        </w:rPr>
        <w:t xml:space="preserve"> the value of each of the leaves in the tree.  </w:t>
      </w:r>
      <w:r w:rsidR="00E259A4" w:rsidRPr="00844D9A">
        <w:rPr>
          <w:rFonts w:ascii="Times New Roman" w:eastAsia="Times New Roman" w:hAnsi="Times New Roman" w:cs="Times New Roman"/>
          <w:lang w:val="en-US"/>
        </w:rPr>
        <w:t>Simplified</w:t>
      </w:r>
      <w:r w:rsidRPr="00844D9A">
        <w:rPr>
          <w:rFonts w:ascii="Times New Roman" w:eastAsia="Times New Roman" w:hAnsi="Times New Roman" w:cs="Times New Roman"/>
          <w:lang w:val="en-US"/>
        </w:rPr>
        <w:t xml:space="preserve"> value estimates for the root nodes are obtained by recursively backing up the benefits for each node using a max</w:t>
      </w:r>
      <w:r w:rsidR="00E259A4">
        <w:rPr>
          <w:rFonts w:ascii="Times New Roman" w:eastAsia="Times New Roman" w:hAnsi="Times New Roman" w:cs="Times New Roman"/>
          <w:lang w:val="en-US"/>
        </w:rPr>
        <w:t>imum</w:t>
      </w:r>
      <w:r w:rsidRPr="00844D9A">
        <w:rPr>
          <w:rFonts w:ascii="Times New Roman" w:eastAsia="Times New Roman" w:hAnsi="Times New Roman" w:cs="Times New Roman"/>
          <w:lang w:val="en-US"/>
        </w:rPr>
        <w:t xml:space="preserve"> operator.  The </w:t>
      </w:r>
      <w:r w:rsidR="005F15E5" w:rsidRPr="00844D9A">
        <w:rPr>
          <w:rFonts w:ascii="Times New Roman" w:eastAsia="Times New Roman" w:hAnsi="Times New Roman" w:cs="Times New Roman"/>
          <w:lang w:val="en-US"/>
        </w:rPr>
        <w:t>strategy</w:t>
      </w:r>
      <w:r w:rsidRPr="00844D9A">
        <w:rPr>
          <w:rFonts w:ascii="Times New Roman" w:eastAsia="Times New Roman" w:hAnsi="Times New Roman" w:cs="Times New Roman"/>
          <w:lang w:val="en-US"/>
        </w:rPr>
        <w:t xml:space="preserve"> network is </w:t>
      </w:r>
      <w:r w:rsidR="00E259A4" w:rsidRPr="00844D9A">
        <w:rPr>
          <w:rFonts w:ascii="Times New Roman" w:eastAsia="Times New Roman" w:hAnsi="Times New Roman" w:cs="Times New Roman"/>
          <w:lang w:val="en-US"/>
        </w:rPr>
        <w:t>likewise</w:t>
      </w:r>
      <w:r w:rsidRPr="00844D9A">
        <w:rPr>
          <w:rFonts w:ascii="Times New Roman" w:eastAsia="Times New Roman" w:hAnsi="Times New Roman" w:cs="Times New Roman"/>
          <w:lang w:val="en-US"/>
        </w:rPr>
        <w:t xml:space="preserve"> trained by </w:t>
      </w:r>
      <w:r w:rsidR="00E259A4" w:rsidRPr="00844D9A">
        <w:rPr>
          <w:rFonts w:ascii="Times New Roman" w:eastAsia="Times New Roman" w:hAnsi="Times New Roman" w:cs="Times New Roman"/>
          <w:lang w:val="en-US"/>
        </w:rPr>
        <w:t>generating</w:t>
      </w:r>
      <w:r w:rsidRPr="00844D9A">
        <w:rPr>
          <w:rFonts w:ascii="Times New Roman" w:eastAsia="Times New Roman" w:hAnsi="Times New Roman" w:cs="Times New Roman"/>
          <w:lang w:val="en-US"/>
        </w:rPr>
        <w:t xml:space="preserve"> targets from the move that maximizes the value. </w:t>
      </w:r>
      <w:r w:rsidRPr="00844D9A">
        <w:rPr>
          <w:rFonts w:ascii="Times New Roman" w:hAnsi="Times New Roman" w:cs="Times New Roman"/>
          <w:lang w:val="en-US"/>
        </w:rPr>
        <w:t>(McAleer, S. at el., 2018)</w:t>
      </w:r>
    </w:p>
    <w:p w14:paraId="7DAE1844" w14:textId="5F681131" w:rsidR="00806CB8" w:rsidRPr="00844D9A" w:rsidRDefault="00E259A4" w:rsidP="00844D9A">
      <w:pPr>
        <w:tabs>
          <w:tab w:val="left" w:pos="709"/>
        </w:tabs>
        <w:spacing w:line="480" w:lineRule="auto"/>
        <w:jc w:val="both"/>
        <w:rPr>
          <w:rFonts w:ascii="Times New Roman" w:hAnsi="Times New Roman" w:cs="Times New Roman"/>
          <w:lang w:val="en-US"/>
        </w:rPr>
      </w:pPr>
      <w:r>
        <w:rPr>
          <w:rFonts w:ascii="Times New Roman" w:hAnsi="Times New Roman" w:cs="Times New Roman"/>
          <w:lang w:val="en-US"/>
        </w:rPr>
        <w:t>ADI</w:t>
      </w:r>
      <w:r w:rsidR="00806CB8" w:rsidRPr="00844D9A">
        <w:rPr>
          <w:rFonts w:ascii="Times New Roman" w:hAnsi="Times New Roman" w:cs="Times New Roman"/>
          <w:lang w:val="en-US"/>
        </w:rPr>
        <w:t xml:space="preserve"> is an iterative </w:t>
      </w:r>
      <w:r w:rsidR="005F15E5" w:rsidRPr="00844D9A">
        <w:rPr>
          <w:rFonts w:ascii="Times New Roman" w:hAnsi="Times New Roman" w:cs="Times New Roman"/>
          <w:lang w:val="en-US"/>
        </w:rPr>
        <w:t>supervised</w:t>
      </w:r>
      <w:r w:rsidR="00806CB8" w:rsidRPr="00844D9A">
        <w:rPr>
          <w:rFonts w:ascii="Times New Roman" w:hAnsi="Times New Roman" w:cs="Times New Roman"/>
          <w:lang w:val="en-US"/>
        </w:rPr>
        <w:t xml:space="preserve"> learning </w:t>
      </w:r>
      <w:r w:rsidR="00B81AC3" w:rsidRPr="00844D9A">
        <w:rPr>
          <w:rFonts w:ascii="Times New Roman" w:hAnsi="Times New Roman" w:cs="Times New Roman"/>
          <w:lang w:val="en-US"/>
        </w:rPr>
        <w:t>technique</w:t>
      </w:r>
      <w:r w:rsidR="00806CB8" w:rsidRPr="00844D9A">
        <w:rPr>
          <w:rFonts w:ascii="Times New Roman" w:hAnsi="Times New Roman" w:cs="Times New Roman"/>
          <w:lang w:val="en-US"/>
        </w:rPr>
        <w:t xml:space="preserve"> that trains a deep network of neural parameters for the input state and the output of a value and policy pair (</w:t>
      </w:r>
      <m:oMath>
        <m:r>
          <w:rPr>
            <w:rFonts w:ascii="Cambria Math" w:hAnsi="Cambria Math" w:cs="Times New Roman"/>
            <w:lang w:val="en-US"/>
          </w:rPr>
          <m:t>v, p</m:t>
        </m:r>
      </m:oMath>
      <w:r w:rsidR="00806CB8" w:rsidRPr="00844D9A">
        <w:rPr>
          <w:rFonts w:ascii="Times New Roman" w:hAnsi="Times New Roman" w:cs="Times New Roman"/>
          <w:lang w:val="en-US"/>
        </w:rPr>
        <w:t xml:space="preserve">). The </w:t>
      </w:r>
      <w:r w:rsidR="005F15E5"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output p is a vector with the </w:t>
      </w:r>
      <w:r w:rsidR="005F15E5" w:rsidRPr="00844D9A">
        <w:rPr>
          <w:rFonts w:ascii="Times New Roman" w:hAnsi="Times New Roman" w:cs="Times New Roman"/>
          <w:lang w:val="en-US"/>
        </w:rPr>
        <w:t>possibilities</w:t>
      </w:r>
      <w:r w:rsidR="00806CB8" w:rsidRPr="00844D9A">
        <w:rPr>
          <w:rFonts w:ascii="Times New Roman" w:hAnsi="Times New Roman" w:cs="Times New Roman"/>
          <w:lang w:val="en-US"/>
        </w:rPr>
        <w:t xml:space="preserve"> to move from the state for each of the 12 moves. The </w:t>
      </w:r>
      <w:r w:rsidR="005F15E5"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will be used to </w:t>
      </w:r>
      <w:r w:rsidR="005F15E5" w:rsidRPr="00844D9A">
        <w:rPr>
          <w:rFonts w:ascii="Times New Roman" w:hAnsi="Times New Roman" w:cs="Times New Roman"/>
          <w:lang w:val="en-US"/>
        </w:rPr>
        <w:t>cutback</w:t>
      </w:r>
      <w:r w:rsidR="00806CB8" w:rsidRPr="00844D9A">
        <w:rPr>
          <w:rFonts w:ascii="Times New Roman" w:hAnsi="Times New Roman" w:cs="Times New Roman"/>
          <w:lang w:val="en-US"/>
        </w:rPr>
        <w:t xml:space="preserve"> breadth and the value to reduce depth in the Monte Carlo Tree Search (MCTS) once the network is trained. Training </w:t>
      </w:r>
      <w:r w:rsidR="00B81AC3" w:rsidRPr="00844D9A">
        <w:rPr>
          <w:rFonts w:ascii="Times New Roman" w:hAnsi="Times New Roman" w:cs="Times New Roman"/>
          <w:lang w:val="en-US"/>
        </w:rPr>
        <w:t>examples</w:t>
      </w:r>
      <w:r w:rsidR="00806CB8" w:rsidRPr="00844D9A">
        <w:rPr>
          <w:rFonts w:ascii="Times New Roman" w:hAnsi="Times New Roman" w:cs="Times New Roman"/>
          <w:lang w:val="en-US"/>
        </w:rPr>
        <w:t xml:space="preserve"> for </w:t>
      </w:r>
      <m:oMath>
        <m:r>
          <w:rPr>
            <w:rFonts w:ascii="Cambria Math" w:hAnsi="Cambria Math" w:cs="Times New Roman"/>
            <w:lang w:val="en-US"/>
          </w:rPr>
          <m:t>f</m:t>
        </m:r>
      </m:oMath>
      <w:r w:rsidR="00806CB8" w:rsidRPr="00844D9A">
        <w:rPr>
          <w:rFonts w:ascii="Times New Roman" w:hAnsi="Times New Roman" w:cs="Times New Roman"/>
          <w:lang w:val="en-US"/>
        </w:rPr>
        <w:t xml:space="preserve"> are generated from the solved cube for each Autodidactic Iteration. This </w:t>
      </w:r>
      <w:r w:rsidR="005F15E5" w:rsidRPr="00844D9A">
        <w:rPr>
          <w:rFonts w:ascii="Times New Roman" w:hAnsi="Times New Roman" w:cs="Times New Roman"/>
          <w:lang w:val="en-US"/>
        </w:rPr>
        <w:t>guarantees</w:t>
      </w:r>
      <w:r w:rsidR="00806CB8" w:rsidRPr="00844D9A">
        <w:rPr>
          <w:rFonts w:ascii="Times New Roman" w:hAnsi="Times New Roman" w:cs="Times New Roman"/>
          <w:lang w:val="en-US"/>
        </w:rPr>
        <w:t xml:space="preserve"> that specific training inputs are </w:t>
      </w:r>
      <w:r w:rsidR="005F15E5" w:rsidRPr="00844D9A">
        <w:rPr>
          <w:rFonts w:ascii="Times New Roman" w:hAnsi="Times New Roman" w:cs="Times New Roman"/>
          <w:lang w:val="en-US"/>
        </w:rPr>
        <w:t>satisfactorily</w:t>
      </w:r>
      <w:r w:rsidR="00806CB8" w:rsidRPr="00844D9A">
        <w:rPr>
          <w:rFonts w:ascii="Times New Roman" w:hAnsi="Times New Roman" w:cs="Times New Roman"/>
          <w:lang w:val="en-US"/>
        </w:rPr>
        <w:t xml:space="preserve"> close to have a positive reward for a shallow search. Targets will then be created by conducting the first-width breadth search (BFS) of each sample of training. To </w:t>
      </w:r>
      <w:r w:rsidR="00806CB8" w:rsidRPr="00844D9A">
        <w:rPr>
          <w:rFonts w:ascii="Times New Roman" w:hAnsi="Times New Roman" w:cs="Times New Roman"/>
          <w:lang w:val="en-US"/>
        </w:rPr>
        <w:lastRenderedPageBreak/>
        <w:t xml:space="preserve">estimate the value of each child, the current value network is used. The maximum value and reward for each sample of their children is the value target, and the </w:t>
      </w:r>
      <w:r w:rsidR="00834993" w:rsidRPr="00844D9A">
        <w:rPr>
          <w:rFonts w:ascii="Times New Roman" w:hAnsi="Times New Roman" w:cs="Times New Roman"/>
          <w:lang w:val="en-US"/>
        </w:rPr>
        <w:t>strategy</w:t>
      </w:r>
      <w:r w:rsidR="00806CB8" w:rsidRPr="00844D9A">
        <w:rPr>
          <w:rFonts w:ascii="Times New Roman" w:hAnsi="Times New Roman" w:cs="Times New Roman"/>
          <w:lang w:val="en-US"/>
        </w:rPr>
        <w:t xml:space="preserve"> objective is the action </w:t>
      </w:r>
      <w:r w:rsidR="00834993" w:rsidRPr="00844D9A">
        <w:rPr>
          <w:rFonts w:ascii="Times New Roman" w:hAnsi="Times New Roman" w:cs="Times New Roman"/>
          <w:lang w:val="en-US"/>
        </w:rPr>
        <w:t>foremost</w:t>
      </w:r>
      <w:r w:rsidR="00806CB8" w:rsidRPr="00844D9A">
        <w:rPr>
          <w:rFonts w:ascii="Times New Roman" w:hAnsi="Times New Roman" w:cs="Times New Roman"/>
          <w:lang w:val="en-US"/>
        </w:rPr>
        <w:t xml:space="preserve"> to this maximum value. (McAleer, S. at el., 2018)</w:t>
      </w:r>
    </w:p>
    <w:p w14:paraId="5662FC33" w14:textId="74F8BAB8" w:rsidR="001D1E80" w:rsidRPr="00844D9A" w:rsidRDefault="00806CB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In the following research, (McAleer, S. at el., 2018), </w:t>
      </w:r>
      <w:r w:rsidR="00E92604" w:rsidRPr="00844D9A">
        <w:rPr>
          <w:rFonts w:ascii="Times New Roman" w:hAnsi="Times New Roman" w:cs="Times New Roman"/>
          <w:lang w:val="en-US"/>
        </w:rPr>
        <w:t xml:space="preserve">compares DeepCube against two different solvers. The </w:t>
      </w:r>
      <w:r w:rsidR="00834993" w:rsidRPr="00844D9A">
        <w:rPr>
          <w:rFonts w:ascii="Times New Roman" w:hAnsi="Times New Roman" w:cs="Times New Roman"/>
          <w:lang w:val="en-US"/>
        </w:rPr>
        <w:t>main</w:t>
      </w:r>
      <w:r w:rsidR="00E92604" w:rsidRPr="00844D9A">
        <w:rPr>
          <w:rFonts w:ascii="Times New Roman" w:hAnsi="Times New Roman" w:cs="Times New Roman"/>
          <w:lang w:val="en-US"/>
        </w:rPr>
        <w:t xml:space="preserve"> standard is the Kociemba two-stage solver. This algorithm depends on human area learning of the gathering hypothesis of the Rubik's Cube. Kociemba will dependably </w:t>
      </w:r>
      <w:r w:rsidR="00834993" w:rsidRPr="00844D9A">
        <w:rPr>
          <w:rFonts w:ascii="Times New Roman" w:hAnsi="Times New Roman" w:cs="Times New Roman"/>
          <w:lang w:val="en-US"/>
        </w:rPr>
        <w:t>understand</w:t>
      </w:r>
      <w:r w:rsidR="00E92604" w:rsidRPr="00844D9A">
        <w:rPr>
          <w:rFonts w:ascii="Times New Roman" w:hAnsi="Times New Roman" w:cs="Times New Roman"/>
          <w:lang w:val="en-US"/>
        </w:rPr>
        <w:t xml:space="preserve"> any cube given to it, and it runs in all respects rapidly. In any case, in light of its broadly useful nature, it regularly finds an increasingly stretched out arrangement contrasted with different solvers. The distinctive standard is the Korf Iterative Deepening A* (IDA*) with an example database heuristic. Korf's algorithm will dependably locate the ideal arrangement from some random beginning state; be that as it may</w:t>
      </w:r>
      <w:r w:rsidR="00E93686">
        <w:rPr>
          <w:rFonts w:ascii="Times New Roman" w:hAnsi="Times New Roman" w:cs="Times New Roman"/>
          <w:lang w:val="en-US"/>
        </w:rPr>
        <w:t>,</w:t>
      </w:r>
      <w:r w:rsidR="00E92604" w:rsidRPr="00844D9A">
        <w:rPr>
          <w:rFonts w:ascii="Times New Roman" w:hAnsi="Times New Roman" w:cs="Times New Roman"/>
          <w:lang w:val="en-US"/>
        </w:rPr>
        <w:t xml:space="preserve"> since it is a heuristic tree search, it will frequently need to investigate a wide range of states, and it will set aside an extended effort to process an answer. The specialist additionally looks at the full DeepCube solver against two variations of itself. To start with, they don't figure the most limited way of our hunt tree and rather extricate the underlying way from the MCTS: this will be </w:t>
      </w:r>
      <w:r w:rsidR="00B81AC3" w:rsidRPr="00844D9A">
        <w:rPr>
          <w:rFonts w:ascii="Times New Roman" w:hAnsi="Times New Roman" w:cs="Times New Roman"/>
          <w:lang w:val="en-US"/>
        </w:rPr>
        <w:t>termed</w:t>
      </w:r>
      <w:r w:rsidR="00E92604" w:rsidRPr="00844D9A">
        <w:rPr>
          <w:rFonts w:ascii="Times New Roman" w:hAnsi="Times New Roman" w:cs="Times New Roman"/>
          <w:lang w:val="en-US"/>
        </w:rPr>
        <w:t xml:space="preserve"> Naive DeepCube. Additionally, utilize the prepared esteem organize as a heuristic in a voracious best-first scan for a straight-forward assessment of the esteem arrange: this will be named Greedy. Subsequently, the researcher </w:t>
      </w:r>
      <w:r w:rsidR="00B81AC3">
        <w:rPr>
          <w:rFonts w:ascii="Times New Roman" w:hAnsi="Times New Roman" w:cs="Times New Roman"/>
          <w:lang w:val="en-US"/>
        </w:rPr>
        <w:t>unable</w:t>
      </w:r>
      <w:r w:rsidR="00E92604" w:rsidRPr="00844D9A">
        <w:rPr>
          <w:rFonts w:ascii="Times New Roman" w:hAnsi="Times New Roman" w:cs="Times New Roman"/>
          <w:lang w:val="en-US"/>
        </w:rPr>
        <w:t xml:space="preserve"> include Korf in the past examination since its runtime is restrictively moderate Note that Korf has one anomaly that is over 15 moves.</w:t>
      </w:r>
    </w:p>
    <w:p w14:paraId="39395208" w14:textId="16D94ECB" w:rsidR="002D6E9E" w:rsidRDefault="002D6E9E" w:rsidP="00844D9A">
      <w:pPr>
        <w:tabs>
          <w:tab w:val="left" w:pos="709"/>
        </w:tabs>
        <w:spacing w:line="480" w:lineRule="auto"/>
        <w:ind w:left="360"/>
        <w:rPr>
          <w:rFonts w:ascii="Times New Roman" w:hAnsi="Times New Roman" w:cs="Times New Roman"/>
          <w:lang w:val="en-US"/>
        </w:rPr>
      </w:pPr>
    </w:p>
    <w:p w14:paraId="29B07141" w14:textId="70F5843B" w:rsidR="00703F60" w:rsidRDefault="00703F60" w:rsidP="00844D9A">
      <w:pPr>
        <w:tabs>
          <w:tab w:val="left" w:pos="709"/>
        </w:tabs>
        <w:spacing w:line="480" w:lineRule="auto"/>
        <w:ind w:left="360"/>
        <w:rPr>
          <w:rFonts w:ascii="Times New Roman" w:hAnsi="Times New Roman" w:cs="Times New Roman"/>
          <w:lang w:val="en-US"/>
        </w:rPr>
      </w:pPr>
    </w:p>
    <w:p w14:paraId="15DEBF6D" w14:textId="34607CBC" w:rsidR="00703F60" w:rsidRDefault="00703F60" w:rsidP="00844D9A">
      <w:pPr>
        <w:tabs>
          <w:tab w:val="left" w:pos="709"/>
        </w:tabs>
        <w:spacing w:line="480" w:lineRule="auto"/>
        <w:ind w:left="360"/>
        <w:rPr>
          <w:rFonts w:ascii="Times New Roman" w:hAnsi="Times New Roman" w:cs="Times New Roman"/>
          <w:lang w:val="en-US"/>
        </w:rPr>
      </w:pPr>
    </w:p>
    <w:p w14:paraId="749E029F" w14:textId="77777777" w:rsidR="00703F60" w:rsidRPr="00844D9A" w:rsidRDefault="00703F60" w:rsidP="00844D9A">
      <w:pPr>
        <w:tabs>
          <w:tab w:val="left" w:pos="709"/>
        </w:tabs>
        <w:spacing w:line="480" w:lineRule="auto"/>
        <w:ind w:left="360"/>
        <w:rPr>
          <w:rFonts w:ascii="Times New Roman" w:hAnsi="Times New Roman" w:cs="Times New Roman"/>
          <w:lang w:val="en-US"/>
        </w:rPr>
      </w:pPr>
    </w:p>
    <w:p w14:paraId="743CD4CD" w14:textId="09BC0A1C" w:rsidR="005C7829" w:rsidRPr="00844D9A" w:rsidRDefault="00D53AAA" w:rsidP="00844D9A">
      <w:pPr>
        <w:pStyle w:val="Heading4"/>
        <w:numPr>
          <w:ilvl w:val="2"/>
          <w:numId w:val="9"/>
        </w:numPr>
        <w:tabs>
          <w:tab w:val="left" w:pos="709"/>
        </w:tabs>
      </w:pPr>
      <w:bookmarkStart w:id="115" w:name="_Toc15157431"/>
      <w:r w:rsidRPr="00844D9A">
        <w:lastRenderedPageBreak/>
        <w:t>Heuristic Learning</w:t>
      </w:r>
      <w:bookmarkEnd w:id="115"/>
    </w:p>
    <w:p w14:paraId="191AD96B" w14:textId="6106E4C6" w:rsidR="00116B21" w:rsidRPr="00844D9A" w:rsidRDefault="00A00E86"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Heuristic - a word </w:t>
      </w:r>
      <w:r w:rsidR="00834993" w:rsidRPr="00844D9A">
        <w:rPr>
          <w:rFonts w:ascii="Times New Roman" w:hAnsi="Times New Roman" w:cs="Times New Roman"/>
          <w:lang w:val="en-US"/>
        </w:rPr>
        <w:t>derivative</w:t>
      </w:r>
      <w:r w:rsidRPr="00844D9A">
        <w:rPr>
          <w:rFonts w:ascii="Times New Roman" w:hAnsi="Times New Roman" w:cs="Times New Roman"/>
          <w:lang w:val="en-US"/>
        </w:rPr>
        <w:t xml:space="preserve"> from the Greek language for ‘find’ or discover is an adjective experience-based technique that help</w:t>
      </w:r>
      <w:r w:rsidR="00E93686">
        <w:rPr>
          <w:rFonts w:ascii="Times New Roman" w:hAnsi="Times New Roman" w:cs="Times New Roman"/>
          <w:lang w:val="en-US"/>
        </w:rPr>
        <w:t>s</w:t>
      </w:r>
      <w:r w:rsidRPr="00844D9A">
        <w:rPr>
          <w:rFonts w:ascii="Times New Roman" w:hAnsi="Times New Roman" w:cs="Times New Roman"/>
          <w:lang w:val="en-US"/>
        </w:rPr>
        <w:t xml:space="preserve"> in problem-solving, learning, and discovery. </w:t>
      </w:r>
      <w:r w:rsidR="00AF5BEE" w:rsidRPr="00844D9A">
        <w:rPr>
          <w:rFonts w:ascii="Times New Roman" w:hAnsi="Times New Roman" w:cs="Times New Roman"/>
          <w:lang w:val="en-US"/>
        </w:rPr>
        <w:t>(Katazyna</w:t>
      </w:r>
      <w:r w:rsidR="004D1B27" w:rsidRPr="00844D9A">
        <w:rPr>
          <w:rFonts w:ascii="Times New Roman" w:hAnsi="Times New Roman" w:cs="Times New Roman"/>
          <w:lang w:val="en-US"/>
        </w:rPr>
        <w:t xml:space="preserve"> at el., </w:t>
      </w:r>
      <w:r w:rsidR="00AF5BEE" w:rsidRPr="00844D9A">
        <w:rPr>
          <w:rFonts w:ascii="Times New Roman" w:hAnsi="Times New Roman" w:cs="Times New Roman"/>
          <w:lang w:val="en-US"/>
        </w:rPr>
        <w:t>2006)</w:t>
      </w:r>
    </w:p>
    <w:p w14:paraId="134DF4A7" w14:textId="1D82104C" w:rsidR="00FD6A0F" w:rsidRPr="00844D9A" w:rsidRDefault="004D1B27"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A heuristic learning is mainly used to rapidly judgments (of a "target attribute</w:t>
      </w:r>
      <w:r w:rsidR="008A1C53" w:rsidRPr="00844D9A">
        <w:rPr>
          <w:rFonts w:ascii="Times New Roman" w:hAnsi="Times New Roman" w:cs="Times New Roman"/>
        </w:rPr>
        <w:t>”</w:t>
      </w:r>
      <w:r w:rsidRPr="00844D9A">
        <w:rPr>
          <w:rFonts w:ascii="Times New Roman" w:hAnsi="Times New Roman" w:cs="Times New Roman"/>
        </w:rPr>
        <w:t xml:space="preserve">) that </w:t>
      </w:r>
      <w:r w:rsidR="00E93686">
        <w:rPr>
          <w:rFonts w:ascii="Times New Roman" w:hAnsi="Times New Roman" w:cs="Times New Roman"/>
        </w:rPr>
        <w:t>are</w:t>
      </w:r>
      <w:r w:rsidRPr="00844D9A">
        <w:rPr>
          <w:rFonts w:ascii="Times New Roman" w:hAnsi="Times New Roman" w:cs="Times New Roman"/>
        </w:rPr>
        <w:t>computationally come to a solution that is hoped to be close to the best complex, and they instead substitute a more easily calculated possible answer, or 'optimal solution". A heuristic learning is mainly used to rapidly come to a solution that is hoped to be close to the best possible answer, or 'optimal solution'. (Okechukwu Sunday Abonyi</w:t>
      </w:r>
      <w:r w:rsidR="00DF091E" w:rsidRPr="00844D9A">
        <w:rPr>
          <w:rFonts w:ascii="Times New Roman" w:hAnsi="Times New Roman" w:cs="Times New Roman"/>
        </w:rPr>
        <w:t xml:space="preserve"> and</w:t>
      </w:r>
      <w:r w:rsidR="002D1D11" w:rsidRPr="00844D9A">
        <w:rPr>
          <w:rFonts w:ascii="Times New Roman" w:hAnsi="Times New Roman" w:cs="Times New Roman"/>
        </w:rPr>
        <w:t xml:space="preserve"> </w:t>
      </w:r>
      <w:r w:rsidRPr="00844D9A">
        <w:rPr>
          <w:rFonts w:ascii="Times New Roman" w:hAnsi="Times New Roman" w:cs="Times New Roman"/>
        </w:rPr>
        <w:t>Virginia Ogochukwu Umeh, 2014)</w:t>
      </w:r>
    </w:p>
    <w:p w14:paraId="762A65D0" w14:textId="76B856AE" w:rsidR="00FD6A0F" w:rsidRPr="00844D9A" w:rsidRDefault="000C6A2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The</w:t>
      </w:r>
      <w:r w:rsidR="006731BE" w:rsidRPr="00844D9A">
        <w:rPr>
          <w:rFonts w:ascii="Times New Roman" w:hAnsi="Times New Roman" w:cs="Times New Roman"/>
          <w:lang w:val="en-US"/>
        </w:rPr>
        <w:t xml:space="preserve"> term heuristic is </w:t>
      </w:r>
      <w:r w:rsidR="00834993" w:rsidRPr="00844D9A">
        <w:rPr>
          <w:rFonts w:ascii="Times New Roman" w:hAnsi="Times New Roman" w:cs="Times New Roman"/>
          <w:lang w:val="en-US"/>
        </w:rPr>
        <w:t>consumed</w:t>
      </w:r>
      <w:r w:rsidR="006731BE" w:rsidRPr="00844D9A">
        <w:rPr>
          <w:rFonts w:ascii="Times New Roman" w:hAnsi="Times New Roman" w:cs="Times New Roman"/>
          <w:lang w:val="en-US"/>
        </w:rPr>
        <w:t xml:space="preserve"> for algorithms which </w:t>
      </w:r>
      <w:r w:rsidR="00834993" w:rsidRPr="00844D9A">
        <w:rPr>
          <w:rFonts w:ascii="Times New Roman" w:hAnsi="Times New Roman" w:cs="Times New Roman"/>
          <w:lang w:val="en-US"/>
        </w:rPr>
        <w:t>determine</w:t>
      </w:r>
      <w:r w:rsidR="006731BE" w:rsidRPr="00844D9A">
        <w:rPr>
          <w:rFonts w:ascii="Times New Roman" w:hAnsi="Times New Roman" w:cs="Times New Roman"/>
          <w:lang w:val="en-US"/>
        </w:rPr>
        <w:t xml:space="preserve"> </w:t>
      </w:r>
      <w:r w:rsidR="00834993" w:rsidRPr="00844D9A">
        <w:rPr>
          <w:rFonts w:ascii="Times New Roman" w:hAnsi="Times New Roman" w:cs="Times New Roman"/>
          <w:lang w:val="en-US"/>
        </w:rPr>
        <w:t>preparations</w:t>
      </w:r>
      <w:r w:rsidR="006731BE" w:rsidRPr="00844D9A">
        <w:rPr>
          <w:rFonts w:ascii="Times New Roman" w:hAnsi="Times New Roman" w:cs="Times New Roman"/>
          <w:lang w:val="en-US"/>
        </w:rPr>
        <w:t xml:space="preserve"> among every </w:t>
      </w:r>
      <w:r w:rsidR="00834993" w:rsidRPr="00844D9A">
        <w:rPr>
          <w:rFonts w:ascii="Times New Roman" w:hAnsi="Times New Roman" w:cs="Times New Roman"/>
          <w:lang w:val="en-US"/>
        </w:rPr>
        <w:t>possible</w:t>
      </w:r>
      <w:r w:rsidR="006731BE" w:rsidRPr="00844D9A">
        <w:rPr>
          <w:rFonts w:ascii="Times New Roman" w:hAnsi="Times New Roman" w:cs="Times New Roman"/>
          <w:lang w:val="en-US"/>
        </w:rPr>
        <w:t xml:space="preserve"> one, </w:t>
      </w:r>
      <w:r w:rsidR="00834993" w:rsidRPr="00844D9A">
        <w:rPr>
          <w:rFonts w:ascii="Times New Roman" w:hAnsi="Times New Roman" w:cs="Times New Roman"/>
          <w:lang w:val="en-US"/>
        </w:rPr>
        <w:t>though</w:t>
      </w:r>
      <w:r w:rsidR="00E93686">
        <w:rPr>
          <w:rFonts w:ascii="Times New Roman" w:hAnsi="Times New Roman" w:cs="Times New Roman"/>
          <w:lang w:val="en-US"/>
        </w:rPr>
        <w:t>,</w:t>
      </w:r>
      <w:r w:rsidR="006731BE" w:rsidRPr="00844D9A">
        <w:rPr>
          <w:rFonts w:ascii="Times New Roman" w:hAnsi="Times New Roman" w:cs="Times New Roman"/>
          <w:lang w:val="en-US"/>
        </w:rPr>
        <w:t xml:space="preserve"> they don't </w:t>
      </w:r>
      <w:r w:rsidR="00834993" w:rsidRPr="00844D9A">
        <w:rPr>
          <w:rFonts w:ascii="Times New Roman" w:hAnsi="Times New Roman" w:cs="Times New Roman"/>
          <w:lang w:val="en-US"/>
        </w:rPr>
        <w:t>guarantee</w:t>
      </w:r>
      <w:r w:rsidR="006731BE" w:rsidRPr="00844D9A">
        <w:rPr>
          <w:rFonts w:ascii="Times New Roman" w:hAnsi="Times New Roman" w:cs="Times New Roman"/>
          <w:lang w:val="en-US"/>
        </w:rPr>
        <w:t xml:space="preserve"> that the best will be seen, in this manner</w:t>
      </w:r>
      <w:r w:rsidR="00E93686">
        <w:rPr>
          <w:rFonts w:ascii="Times New Roman" w:hAnsi="Times New Roman" w:cs="Times New Roman"/>
          <w:lang w:val="en-US"/>
        </w:rPr>
        <w:t>,</w:t>
      </w:r>
      <w:r w:rsidR="006731BE" w:rsidRPr="00844D9A">
        <w:rPr>
          <w:rFonts w:ascii="Times New Roman" w:hAnsi="Times New Roman" w:cs="Times New Roman"/>
          <w:lang w:val="en-US"/>
        </w:rPr>
        <w:t xml:space="preserve"> they might be considered as around and not </w:t>
      </w:r>
      <w:r w:rsidR="00834993" w:rsidRPr="00844D9A">
        <w:rPr>
          <w:rFonts w:ascii="Times New Roman" w:hAnsi="Times New Roman" w:cs="Times New Roman"/>
          <w:lang w:val="en-US"/>
        </w:rPr>
        <w:t>accurate</w:t>
      </w:r>
      <w:r w:rsidR="006731BE" w:rsidRPr="00844D9A">
        <w:rPr>
          <w:rFonts w:ascii="Times New Roman" w:hAnsi="Times New Roman" w:cs="Times New Roman"/>
          <w:lang w:val="en-US"/>
        </w:rPr>
        <w:t xml:space="preserve"> calculations. These algorithms usually find a solution close to the best one, and they find it fast and efficiently. The method utilized from a heuristic calculation is one of the </w:t>
      </w:r>
      <w:r w:rsidR="00834993" w:rsidRPr="00844D9A">
        <w:rPr>
          <w:rFonts w:ascii="Times New Roman" w:hAnsi="Times New Roman" w:cs="Times New Roman"/>
          <w:lang w:val="en-US"/>
        </w:rPr>
        <w:t>visible</w:t>
      </w:r>
      <w:r w:rsidR="006731BE" w:rsidRPr="00844D9A">
        <w:rPr>
          <w:rFonts w:ascii="Times New Roman" w:hAnsi="Times New Roman" w:cs="Times New Roman"/>
          <w:lang w:val="en-US"/>
        </w:rPr>
        <w:t xml:space="preserve"> methods, such as greediness, yet to be agreeable and fast, the calculation </w:t>
      </w:r>
      <w:r w:rsidR="00834993" w:rsidRPr="00844D9A">
        <w:rPr>
          <w:rFonts w:ascii="Times New Roman" w:hAnsi="Times New Roman" w:cs="Times New Roman"/>
          <w:lang w:val="en-US"/>
        </w:rPr>
        <w:t>supervises</w:t>
      </w:r>
      <w:r w:rsidR="00834993">
        <w:rPr>
          <w:rFonts w:ascii="Times New Roman" w:hAnsi="Times New Roman" w:cs="Times New Roman"/>
          <w:lang w:val="en-US"/>
        </w:rPr>
        <w:t>.</w:t>
      </w:r>
      <w:r w:rsidR="00CB748C" w:rsidRPr="00844D9A">
        <w:rPr>
          <w:rFonts w:ascii="Times New Roman" w:hAnsi="Times New Roman" w:cs="Times New Roman"/>
          <w:lang w:val="en-US"/>
        </w:rPr>
        <w:t xml:space="preserve"> (</w:t>
      </w:r>
      <w:r w:rsidR="006731BE" w:rsidRPr="00844D9A">
        <w:rPr>
          <w:rFonts w:ascii="Times New Roman" w:hAnsi="Times New Roman" w:cs="Times New Roman"/>
        </w:rPr>
        <w:t>Okechukwu Sunday Abonyi and Virginia Ogochukwu Umeh, 2014</w:t>
      </w:r>
      <w:r w:rsidR="006731BE" w:rsidRPr="00844D9A">
        <w:rPr>
          <w:rFonts w:ascii="Times New Roman" w:hAnsi="Times New Roman" w:cs="Times New Roman"/>
          <w:lang w:val="en-US"/>
        </w:rPr>
        <w:t>)</w:t>
      </w:r>
    </w:p>
    <w:p w14:paraId="767B9CAA" w14:textId="7E307FC2" w:rsidR="005F6F8A" w:rsidRPr="00844D9A" w:rsidRDefault="005B7CD1"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Two types of heuristics algorithm are utilized, firstly, an admissible heuristic or informed search is utilized to assess the expense of achieving the objective state in the heuristic algorithm. All together for a heuristic to be permissible to heuristic, the assessed cost should dependably be lower than or equivalent to the actual cost of achieving the objective state. The heuristic algorithm utilizes the admissible heuristic to discover an expected ideal way to the objective state from the current state. While </w:t>
      </w:r>
      <w:r w:rsidR="003A0233" w:rsidRPr="00844D9A">
        <w:rPr>
          <w:rFonts w:ascii="Times New Roman" w:hAnsi="Times New Roman" w:cs="Times New Roman"/>
          <w:lang w:val="en-US"/>
        </w:rPr>
        <w:t xml:space="preserve">an inadmissible heuristic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w:t>
      </w:r>
      <w:r w:rsidR="006A5BA1" w:rsidRPr="00844D9A">
        <w:rPr>
          <w:rFonts w:ascii="Times New Roman" w:hAnsi="Times New Roman" w:cs="Times New Roman"/>
          <w:lang w:val="en-US"/>
        </w:rPr>
        <w:t>overemphasize</w:t>
      </w:r>
      <w:r w:rsidR="003A0233" w:rsidRPr="00844D9A">
        <w:rPr>
          <w:rFonts w:ascii="Times New Roman" w:hAnsi="Times New Roman" w:cs="Times New Roman"/>
          <w:lang w:val="en-US"/>
        </w:rPr>
        <w:t xml:space="preserve"> the cost of </w:t>
      </w:r>
      <w:r w:rsidR="006A5BA1" w:rsidRPr="00844D9A">
        <w:rPr>
          <w:rFonts w:ascii="Times New Roman" w:hAnsi="Times New Roman" w:cs="Times New Roman"/>
          <w:lang w:val="en-US"/>
        </w:rPr>
        <w:t>accomplishment</w:t>
      </w:r>
      <w:r w:rsidR="003A0233" w:rsidRPr="00844D9A">
        <w:rPr>
          <w:rFonts w:ascii="Times New Roman" w:hAnsi="Times New Roman" w:cs="Times New Roman"/>
          <w:lang w:val="en-US"/>
        </w:rPr>
        <w:t xml:space="preserve"> the goal. It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or </w:t>
      </w:r>
      <w:r w:rsidR="00D42919" w:rsidRPr="00844D9A">
        <w:rPr>
          <w:rFonts w:ascii="Times New Roman" w:hAnsi="Times New Roman" w:cs="Times New Roman"/>
          <w:lang w:val="en-US"/>
        </w:rPr>
        <w:t>might</w:t>
      </w:r>
      <w:r w:rsidR="003A0233" w:rsidRPr="00844D9A">
        <w:rPr>
          <w:rFonts w:ascii="Times New Roman" w:hAnsi="Times New Roman" w:cs="Times New Roman"/>
          <w:lang w:val="en-US"/>
        </w:rPr>
        <w:t xml:space="preserve"> not result in an optimal </w:t>
      </w:r>
      <w:r w:rsidR="003A0233" w:rsidRPr="00844D9A">
        <w:rPr>
          <w:rFonts w:ascii="Times New Roman" w:hAnsi="Times New Roman" w:cs="Times New Roman"/>
          <w:lang w:val="en-US"/>
        </w:rPr>
        <w:lastRenderedPageBreak/>
        <w:t xml:space="preserve">solution. </w:t>
      </w:r>
      <w:r w:rsidR="006A5BA1" w:rsidRPr="00844D9A">
        <w:rPr>
          <w:rFonts w:ascii="Times New Roman" w:hAnsi="Times New Roman" w:cs="Times New Roman"/>
          <w:lang w:val="en-US"/>
        </w:rPr>
        <w:t>Though</w:t>
      </w:r>
      <w:r w:rsidR="003A0233" w:rsidRPr="00844D9A">
        <w:rPr>
          <w:rFonts w:ascii="Times New Roman" w:hAnsi="Times New Roman" w:cs="Times New Roman"/>
          <w:lang w:val="en-US"/>
        </w:rPr>
        <w:t xml:space="preserve">, the </w:t>
      </w:r>
      <w:r w:rsidR="006A5BA1" w:rsidRPr="00844D9A">
        <w:rPr>
          <w:rFonts w:ascii="Times New Roman" w:hAnsi="Times New Roman" w:cs="Times New Roman"/>
          <w:lang w:val="en-US"/>
        </w:rPr>
        <w:t>lead</w:t>
      </w:r>
      <w:r w:rsidR="003A0233" w:rsidRPr="00844D9A">
        <w:rPr>
          <w:rFonts w:ascii="Times New Roman" w:hAnsi="Times New Roman" w:cs="Times New Roman"/>
          <w:lang w:val="en-US"/>
        </w:rPr>
        <w:t xml:space="preserve"> is that sometimes, a</w:t>
      </w:r>
      <w:r w:rsidR="005F6F8A" w:rsidRPr="00844D9A">
        <w:rPr>
          <w:rFonts w:ascii="Times New Roman" w:hAnsi="Times New Roman" w:cs="Times New Roman"/>
          <w:lang w:val="en-US"/>
        </w:rPr>
        <w:t>n in</w:t>
      </w:r>
      <w:r w:rsidR="003A0233" w:rsidRPr="00844D9A">
        <w:rPr>
          <w:rFonts w:ascii="Times New Roman" w:hAnsi="Times New Roman" w:cs="Times New Roman"/>
          <w:lang w:val="en-US"/>
        </w:rPr>
        <w:t xml:space="preserve">admissible heuristic </w:t>
      </w:r>
      <w:r w:rsidR="00D42919" w:rsidRPr="00844D9A">
        <w:rPr>
          <w:rFonts w:ascii="Times New Roman" w:hAnsi="Times New Roman" w:cs="Times New Roman"/>
          <w:lang w:val="en-US"/>
        </w:rPr>
        <w:t>multiplies</w:t>
      </w:r>
      <w:r w:rsidR="003A0233" w:rsidRPr="00844D9A">
        <w:rPr>
          <w:rFonts w:ascii="Times New Roman" w:hAnsi="Times New Roman" w:cs="Times New Roman"/>
          <w:lang w:val="en-US"/>
        </w:rPr>
        <w:t xml:space="preserve"> much fewer nodes. </w:t>
      </w:r>
      <w:r w:rsidR="006A5BA1" w:rsidRPr="00844D9A">
        <w:rPr>
          <w:rFonts w:ascii="Times New Roman" w:hAnsi="Times New Roman" w:cs="Times New Roman"/>
          <w:lang w:val="en-US"/>
        </w:rPr>
        <w:t>Therefore</w:t>
      </w:r>
      <w:r w:rsidR="003A0233" w:rsidRPr="00844D9A">
        <w:rPr>
          <w:rFonts w:ascii="Times New Roman" w:hAnsi="Times New Roman" w:cs="Times New Roman"/>
          <w:lang w:val="en-US"/>
        </w:rPr>
        <w:t xml:space="preserve">, the total cost (= search cost + path cost) may </w:t>
      </w:r>
      <w:r w:rsidR="006A5BA1" w:rsidRPr="00844D9A">
        <w:rPr>
          <w:rFonts w:ascii="Times New Roman" w:hAnsi="Times New Roman" w:cs="Times New Roman"/>
          <w:lang w:val="en-US"/>
        </w:rPr>
        <w:t>essentially</w:t>
      </w:r>
      <w:r w:rsidR="003A0233" w:rsidRPr="00844D9A">
        <w:rPr>
          <w:rFonts w:ascii="Times New Roman" w:hAnsi="Times New Roman" w:cs="Times New Roman"/>
          <w:lang w:val="en-US"/>
        </w:rPr>
        <w:t xml:space="preserve"> be lower than an optimal solution using an admissible heuristic.</w:t>
      </w:r>
      <w:r w:rsidR="003A0233" w:rsidRPr="00844D9A" w:rsidDel="003A0233">
        <w:rPr>
          <w:rFonts w:ascii="Times New Roman" w:hAnsi="Times New Roman" w:cs="Times New Roman"/>
          <w:lang w:val="en-US"/>
        </w:rPr>
        <w:t xml:space="preserve"> </w:t>
      </w:r>
      <w:r w:rsidR="00FD6A0F" w:rsidRPr="00844D9A">
        <w:rPr>
          <w:rFonts w:ascii="Times New Roman" w:hAnsi="Times New Roman" w:cs="Times New Roman"/>
          <w:lang w:val="en-US"/>
        </w:rPr>
        <w:t>(</w:t>
      </w:r>
      <w:r w:rsidR="00FD6A0F" w:rsidRPr="00844D9A">
        <w:rPr>
          <w:rFonts w:ascii="Times New Roman" w:hAnsi="Times New Roman" w:cs="Times New Roman"/>
        </w:rPr>
        <w:t>Okechukwu Sunday Abonyi and Virginia Ogochukwu Umeh, 2014</w:t>
      </w:r>
      <w:r w:rsidR="00FD6A0F" w:rsidRPr="00844D9A">
        <w:rPr>
          <w:rFonts w:ascii="Times New Roman" w:hAnsi="Times New Roman" w:cs="Times New Roman"/>
          <w:lang w:val="en-US"/>
        </w:rPr>
        <w:t>)</w:t>
      </w:r>
    </w:p>
    <w:p w14:paraId="6C863974" w14:textId="77777777" w:rsidR="00B500FE" w:rsidRPr="00844D9A" w:rsidRDefault="00B500FE" w:rsidP="00844D9A">
      <w:pPr>
        <w:tabs>
          <w:tab w:val="left" w:pos="709"/>
        </w:tabs>
        <w:spacing w:line="480" w:lineRule="auto"/>
        <w:jc w:val="both"/>
        <w:rPr>
          <w:rFonts w:ascii="Times New Roman" w:hAnsi="Times New Roman" w:cs="Times New Roman"/>
        </w:rPr>
      </w:pPr>
    </w:p>
    <w:p w14:paraId="34120301" w14:textId="3DBF8E88" w:rsidR="00DD46A2" w:rsidRPr="00844D9A" w:rsidRDefault="00E95DB7" w:rsidP="00844D9A">
      <w:pPr>
        <w:pStyle w:val="Heading4"/>
        <w:numPr>
          <w:ilvl w:val="2"/>
          <w:numId w:val="9"/>
        </w:numPr>
        <w:tabs>
          <w:tab w:val="left" w:pos="709"/>
        </w:tabs>
      </w:pPr>
      <w:bookmarkStart w:id="116" w:name="_Toc15157432"/>
      <w:r w:rsidRPr="00844D9A">
        <w:t xml:space="preserve">Comparison </w:t>
      </w:r>
      <w:r w:rsidR="00DD46A2" w:rsidRPr="00844D9A">
        <w:t>of Learning</w:t>
      </w:r>
      <w:bookmarkEnd w:id="116"/>
    </w:p>
    <w:p w14:paraId="06B7F466" w14:textId="601708F8" w:rsidR="00C5434D" w:rsidRPr="00844D9A" w:rsidRDefault="00C5434D"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Different machine learning methods that can be used to solve the cube problem of the Rubik have been studied based on the literature review. </w:t>
      </w:r>
      <w:r w:rsidR="003D6AE1" w:rsidRPr="00844D9A">
        <w:rPr>
          <w:rFonts w:ascii="Times New Roman" w:hAnsi="Times New Roman" w:cs="Times New Roman"/>
          <w:lang w:val="en-US"/>
        </w:rPr>
        <w:t xml:space="preserve">A "heuristic" is an algorithm that does not ensure right solution. A "good" heuristic is one that will get either the right or an adequate solution more often than not. Heuristics are utilized when either there is no known solution calculation, or keen on an option that is quicker than the known arrangement algorithm. </w:t>
      </w:r>
      <w:r w:rsidRPr="00844D9A">
        <w:rPr>
          <w:rFonts w:ascii="Times New Roman" w:hAnsi="Times New Roman" w:cs="Times New Roman"/>
          <w:lang w:val="en-US"/>
        </w:rPr>
        <w:t>To conclude, heuristics learning is the most appropriate approach and has the potential for improvement. (Table 2.1: Learning comparison)</w:t>
      </w:r>
    </w:p>
    <w:p w14:paraId="2BA368EE" w14:textId="77777777" w:rsidR="000A7B5E" w:rsidRPr="00844D9A" w:rsidRDefault="00C5434D"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As concluded, this research paper will implement two types of heuristics algorithms. </w:t>
      </w:r>
    </w:p>
    <w:p w14:paraId="06938B7E" w14:textId="7CEB80F8" w:rsidR="000A7B5E" w:rsidRPr="00844D9A" w:rsidRDefault="000A7B5E"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When solving a problem, one can have two kinds of objectives in mind (minimize the path cost of the solution and minimize the time taken to find the solution). Of course, in most cases, both objectives are important. A balance has to be struck between the two, and that is where the heuristic comes in. An admissible heuristic is optimal, it will always find the cheapest path solution. On the other hand, an inadmissible heuristic is not optimal, it may result in a suboptimal solution but may do so in a much shorter time than that taken by an admissible heuristic.</w:t>
      </w:r>
    </w:p>
    <w:p w14:paraId="691D1A64" w14:textId="6F4CF91E" w:rsidR="005354A5" w:rsidRPr="00844D9A" w:rsidRDefault="005354A5" w:rsidP="00844D9A">
      <w:pPr>
        <w:spacing w:line="480" w:lineRule="auto"/>
        <w:rPr>
          <w:rFonts w:ascii="Times New Roman" w:hAnsi="Times New Roman" w:cs="Times New Roman"/>
          <w:lang w:val="en-US"/>
        </w:rPr>
      </w:pPr>
    </w:p>
    <w:p w14:paraId="31321BCE" w14:textId="615830DE" w:rsidR="000A7B5E" w:rsidRDefault="000A7B5E" w:rsidP="00844D9A">
      <w:pPr>
        <w:spacing w:line="480" w:lineRule="auto"/>
        <w:rPr>
          <w:rFonts w:ascii="Times New Roman" w:hAnsi="Times New Roman" w:cs="Times New Roman"/>
          <w:lang w:val="en-US"/>
        </w:rPr>
      </w:pPr>
    </w:p>
    <w:p w14:paraId="0F5795E9" w14:textId="77777777" w:rsidR="006A5BA1" w:rsidRPr="00844D9A" w:rsidRDefault="006A5BA1" w:rsidP="00844D9A">
      <w:pPr>
        <w:spacing w:line="480" w:lineRule="auto"/>
        <w:rPr>
          <w:rFonts w:ascii="Times New Roman" w:hAnsi="Times New Roman" w:cs="Times New Roman"/>
          <w:lang w:val="en-US"/>
        </w:rPr>
      </w:pPr>
    </w:p>
    <w:p w14:paraId="3B60177A" w14:textId="76B8E697" w:rsidR="008F0634" w:rsidRPr="00844D9A" w:rsidRDefault="00F13AC1" w:rsidP="00844D9A">
      <w:pPr>
        <w:pStyle w:val="Subtitle"/>
        <w:spacing w:line="480" w:lineRule="auto"/>
        <w:jc w:val="center"/>
        <w:rPr>
          <w:rFonts w:ascii="Times New Roman" w:hAnsi="Times New Roman" w:cs="Times New Roman"/>
          <w:b/>
          <w:bCs/>
          <w:color w:val="auto"/>
          <w:sz w:val="24"/>
          <w:szCs w:val="24"/>
        </w:rPr>
      </w:pPr>
      <w:bookmarkStart w:id="117" w:name="_Toc15157474"/>
      <w:r w:rsidRPr="00844D9A">
        <w:rPr>
          <w:rFonts w:ascii="Times New Roman" w:eastAsia="Times New Roman" w:hAnsi="Times New Roman" w:cs="Times New Roman"/>
          <w:b/>
          <w:bCs/>
          <w:color w:val="auto"/>
          <w:sz w:val="24"/>
          <w:szCs w:val="24"/>
        </w:rPr>
        <w:lastRenderedPageBreak/>
        <w:t xml:space="preserve">Table </w:t>
      </w:r>
      <w:r w:rsidR="00AE54D4" w:rsidRPr="00844D9A">
        <w:rPr>
          <w:rFonts w:ascii="Times New Roman" w:eastAsia="Times New Roman" w:hAnsi="Times New Roman" w:cs="Times New Roman"/>
          <w:b/>
          <w:bCs/>
          <w:color w:val="auto"/>
          <w:sz w:val="24"/>
          <w:szCs w:val="24"/>
        </w:rPr>
        <w:t>2</w:t>
      </w:r>
      <w:r w:rsidRPr="00844D9A">
        <w:rPr>
          <w:rFonts w:ascii="Times New Roman" w:eastAsia="Times New Roman" w:hAnsi="Times New Roman" w:cs="Times New Roman"/>
          <w:b/>
          <w:bCs/>
          <w:color w:val="auto"/>
          <w:sz w:val="24"/>
          <w:szCs w:val="24"/>
        </w:rPr>
        <w:t>.</w:t>
      </w:r>
      <w:r w:rsidR="001C5D4D" w:rsidRPr="00844D9A">
        <w:rPr>
          <w:rFonts w:ascii="Times New Roman" w:eastAsia="Times New Roman" w:hAnsi="Times New Roman" w:cs="Times New Roman"/>
          <w:b/>
          <w:bCs/>
          <w:color w:val="auto"/>
          <w:sz w:val="24"/>
          <w:szCs w:val="24"/>
        </w:rPr>
        <w:t>1</w:t>
      </w:r>
      <w:r w:rsidRPr="00844D9A">
        <w:rPr>
          <w:rFonts w:ascii="Times New Roman" w:eastAsia="Times New Roman" w:hAnsi="Times New Roman" w:cs="Times New Roman"/>
          <w:b/>
          <w:bCs/>
          <w:color w:val="auto"/>
          <w:sz w:val="24"/>
          <w:szCs w:val="24"/>
        </w:rPr>
        <w:t xml:space="preserve">: </w:t>
      </w:r>
      <w:r w:rsidR="00A758FC" w:rsidRPr="00844D9A">
        <w:rPr>
          <w:rFonts w:ascii="Times New Roman" w:hAnsi="Times New Roman" w:cs="Times New Roman"/>
          <w:b/>
          <w:bCs/>
          <w:color w:val="auto"/>
          <w:sz w:val="24"/>
          <w:szCs w:val="24"/>
        </w:rPr>
        <w:t>Compar</w:t>
      </w:r>
      <w:r w:rsidR="004E4602" w:rsidRPr="00844D9A">
        <w:rPr>
          <w:rFonts w:ascii="Times New Roman" w:hAnsi="Times New Roman" w:cs="Times New Roman"/>
          <w:b/>
          <w:bCs/>
          <w:color w:val="auto"/>
          <w:sz w:val="24"/>
          <w:szCs w:val="24"/>
        </w:rPr>
        <w:t>ison</w:t>
      </w:r>
      <w:r w:rsidR="00A758FC" w:rsidRPr="00844D9A">
        <w:rPr>
          <w:rFonts w:ascii="Times New Roman" w:hAnsi="Times New Roman" w:cs="Times New Roman"/>
          <w:b/>
          <w:bCs/>
          <w:color w:val="auto"/>
          <w:sz w:val="24"/>
          <w:szCs w:val="24"/>
        </w:rPr>
        <w:t xml:space="preserve"> of</w:t>
      </w:r>
      <w:r w:rsidRPr="00844D9A">
        <w:rPr>
          <w:rFonts w:ascii="Times New Roman" w:hAnsi="Times New Roman" w:cs="Times New Roman"/>
          <w:b/>
          <w:bCs/>
          <w:color w:val="auto"/>
          <w:sz w:val="24"/>
          <w:szCs w:val="24"/>
        </w:rPr>
        <w:t xml:space="preserve"> Learnings</w:t>
      </w:r>
      <w:bookmarkEnd w:id="117"/>
    </w:p>
    <w:tbl>
      <w:tblPr>
        <w:tblStyle w:val="TableGrid"/>
        <w:tblW w:w="8642" w:type="dxa"/>
        <w:jc w:val="center"/>
        <w:tblLook w:val="04A0" w:firstRow="1" w:lastRow="0" w:firstColumn="1" w:lastColumn="0" w:noHBand="0" w:noVBand="1"/>
      </w:tblPr>
      <w:tblGrid>
        <w:gridCol w:w="2122"/>
        <w:gridCol w:w="6520"/>
      </w:tblGrid>
      <w:tr w:rsidR="00E36071" w:rsidRPr="00844D9A" w14:paraId="2A6056E8" w14:textId="77777777" w:rsidTr="00173536">
        <w:trPr>
          <w:jc w:val="center"/>
        </w:trPr>
        <w:tc>
          <w:tcPr>
            <w:tcW w:w="2122" w:type="dxa"/>
          </w:tcPr>
          <w:p w14:paraId="499E5FBF" w14:textId="00ECA894"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Learning</w:t>
            </w:r>
          </w:p>
        </w:tc>
        <w:tc>
          <w:tcPr>
            <w:tcW w:w="6520" w:type="dxa"/>
          </w:tcPr>
          <w:p w14:paraId="5BCBF675" w14:textId="2242A311" w:rsidR="00E36071" w:rsidRPr="00844D9A" w:rsidRDefault="001626E5"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Approach</w:t>
            </w:r>
          </w:p>
        </w:tc>
      </w:tr>
      <w:tr w:rsidR="00E36071" w:rsidRPr="00844D9A" w14:paraId="6E7857B5" w14:textId="77777777" w:rsidTr="00173536">
        <w:trPr>
          <w:jc w:val="center"/>
        </w:trPr>
        <w:tc>
          <w:tcPr>
            <w:tcW w:w="2122" w:type="dxa"/>
          </w:tcPr>
          <w:p w14:paraId="4CF2DEE4" w14:textId="7472AEAB"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Pattern Database Learning</w:t>
            </w:r>
          </w:p>
        </w:tc>
        <w:tc>
          <w:tcPr>
            <w:tcW w:w="6520" w:type="dxa"/>
          </w:tcPr>
          <w:p w14:paraId="1C5DBE27" w14:textId="7DF412E6" w:rsidR="00E36071" w:rsidRPr="00844D9A" w:rsidRDefault="00EE65A5"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PDB is a heuristic method put away as a query table and</w:t>
            </w:r>
            <w:r w:rsidRPr="00844D9A">
              <w:rPr>
                <w:rFonts w:ascii="Times New Roman" w:hAnsi="Times New Roman" w:cs="Times New Roman"/>
                <w:bCs/>
              </w:rPr>
              <w:t xml:space="preserve"> were applied to permutation problems</w:t>
            </w:r>
            <w:r w:rsidRPr="00844D9A">
              <w:rPr>
                <w:rFonts w:ascii="Times New Roman" w:hAnsi="Times New Roman" w:cs="Times New Roman"/>
                <w:bCs/>
                <w:lang w:val="en-US"/>
              </w:rPr>
              <w:t>.</w:t>
            </w:r>
          </w:p>
        </w:tc>
      </w:tr>
      <w:tr w:rsidR="00E36071" w:rsidRPr="00844D9A" w14:paraId="4ABD0192" w14:textId="77777777" w:rsidTr="00173536">
        <w:trPr>
          <w:jc w:val="center"/>
        </w:trPr>
        <w:tc>
          <w:tcPr>
            <w:tcW w:w="2122" w:type="dxa"/>
          </w:tcPr>
          <w:p w14:paraId="09B59272" w14:textId="2B14A98A" w:rsidR="00E36071" w:rsidRPr="00844D9A" w:rsidRDefault="00E36071"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lang w:val="en-US"/>
              </w:rPr>
              <w:t>Boosting Learning</w:t>
            </w:r>
          </w:p>
        </w:tc>
        <w:tc>
          <w:tcPr>
            <w:tcW w:w="6520" w:type="dxa"/>
          </w:tcPr>
          <w:p w14:paraId="15BFC568" w14:textId="16C237D6" w:rsidR="00E36071" w:rsidRPr="00844D9A" w:rsidRDefault="0013369C"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rPr>
              <w:t xml:space="preserve">Boosting, a machine-learning method that is the observation that finding </w:t>
            </w:r>
            <w:r w:rsidR="00B24EBE">
              <w:rPr>
                <w:rFonts w:ascii="Times New Roman" w:hAnsi="Times New Roman" w:cs="Times New Roman"/>
                <w:bCs/>
              </w:rPr>
              <w:t>various</w:t>
            </w:r>
            <w:r w:rsidR="00B24EBE" w:rsidRPr="00844D9A">
              <w:rPr>
                <w:rFonts w:ascii="Times New Roman" w:hAnsi="Times New Roman" w:cs="Times New Roman"/>
                <w:bCs/>
              </w:rPr>
              <w:t xml:space="preserve"> </w:t>
            </w:r>
            <w:r w:rsidRPr="00844D9A">
              <w:rPr>
                <w:rFonts w:ascii="Times New Roman" w:hAnsi="Times New Roman" w:cs="Times New Roman"/>
                <w:bCs/>
              </w:rPr>
              <w:t>rough rules of thumb can be a lot easier than finding a single, highly accurate prediction rule.</w:t>
            </w:r>
          </w:p>
        </w:tc>
      </w:tr>
      <w:tr w:rsidR="00E36071" w:rsidRPr="00844D9A" w14:paraId="601114E9" w14:textId="77777777" w:rsidTr="00173536">
        <w:trPr>
          <w:jc w:val="center"/>
        </w:trPr>
        <w:tc>
          <w:tcPr>
            <w:tcW w:w="2122" w:type="dxa"/>
          </w:tcPr>
          <w:p w14:paraId="4FF215A1" w14:textId="1D21AFEF" w:rsidR="00E36071" w:rsidRPr="00844D9A" w:rsidRDefault="001A17AD" w:rsidP="00844D9A">
            <w:pPr>
              <w:tabs>
                <w:tab w:val="left" w:pos="709"/>
              </w:tabs>
              <w:spacing w:line="480" w:lineRule="auto"/>
              <w:jc w:val="both"/>
              <w:rPr>
                <w:rFonts w:ascii="Times New Roman" w:hAnsi="Times New Roman" w:cs="Times New Roman"/>
                <w:b/>
                <w:lang w:val="en-US"/>
              </w:rPr>
            </w:pPr>
            <w:r w:rsidRPr="00844D9A">
              <w:rPr>
                <w:rFonts w:ascii="Times New Roman" w:hAnsi="Times New Roman" w:cs="Times New Roman"/>
                <w:b/>
              </w:rPr>
              <w:t>Autodidactic Iteration</w:t>
            </w:r>
          </w:p>
        </w:tc>
        <w:tc>
          <w:tcPr>
            <w:tcW w:w="6520" w:type="dxa"/>
          </w:tcPr>
          <w:p w14:paraId="1534A84B" w14:textId="3DAA9DC0" w:rsidR="00E36071" w:rsidRPr="00844D9A" w:rsidRDefault="0013369C" w:rsidP="00844D9A">
            <w:pPr>
              <w:tabs>
                <w:tab w:val="left" w:pos="709"/>
              </w:tabs>
              <w:spacing w:line="480" w:lineRule="auto"/>
              <w:jc w:val="both"/>
              <w:rPr>
                <w:rFonts w:ascii="Times New Roman" w:hAnsi="Times New Roman" w:cs="Times New Roman"/>
                <w:bCs/>
                <w:lang w:val="en-US"/>
              </w:rPr>
            </w:pPr>
            <w:r w:rsidRPr="00844D9A">
              <w:rPr>
                <w:rFonts w:ascii="Times New Roman" w:eastAsia="Times New Roman" w:hAnsi="Times New Roman" w:cs="Times New Roman"/>
                <w:bCs/>
                <w:lang w:val="en-US"/>
              </w:rPr>
              <w:t>ADI</w:t>
            </w:r>
            <w:r w:rsidR="008A2348" w:rsidRPr="00844D9A">
              <w:rPr>
                <w:rFonts w:ascii="Times New Roman" w:eastAsia="Times New Roman" w:hAnsi="Times New Roman" w:cs="Times New Roman"/>
                <w:bCs/>
                <w:lang w:val="en-US"/>
              </w:rPr>
              <w:t xml:space="preserve"> </w:t>
            </w:r>
            <w:r w:rsidRPr="00844D9A">
              <w:rPr>
                <w:rFonts w:ascii="Times New Roman" w:eastAsia="Times New Roman" w:hAnsi="Times New Roman" w:cs="Times New Roman"/>
                <w:bCs/>
                <w:lang w:val="en-US"/>
              </w:rPr>
              <w:t xml:space="preserve">trains neural system esteem and strategy work through an iterative procedure.  </w:t>
            </w:r>
          </w:p>
        </w:tc>
      </w:tr>
      <w:tr w:rsidR="00055DBE" w:rsidRPr="00844D9A" w14:paraId="7F90819A" w14:textId="77777777" w:rsidTr="00173536">
        <w:trPr>
          <w:jc w:val="center"/>
        </w:trPr>
        <w:tc>
          <w:tcPr>
            <w:tcW w:w="2122" w:type="dxa"/>
          </w:tcPr>
          <w:p w14:paraId="36717031" w14:textId="38B8762D" w:rsidR="00055DBE" w:rsidRPr="00844D9A" w:rsidRDefault="00055DBE" w:rsidP="00844D9A">
            <w:pPr>
              <w:tabs>
                <w:tab w:val="left" w:pos="709"/>
              </w:tabs>
              <w:spacing w:line="480" w:lineRule="auto"/>
              <w:jc w:val="both"/>
              <w:rPr>
                <w:rFonts w:ascii="Times New Roman" w:hAnsi="Times New Roman" w:cs="Times New Roman"/>
                <w:b/>
              </w:rPr>
            </w:pPr>
            <w:r w:rsidRPr="00844D9A">
              <w:rPr>
                <w:rFonts w:ascii="Times New Roman" w:hAnsi="Times New Roman" w:cs="Times New Roman"/>
                <w:b/>
                <w:lang w:val="en-US"/>
              </w:rPr>
              <w:t>Heuristic Learning</w:t>
            </w:r>
          </w:p>
        </w:tc>
        <w:tc>
          <w:tcPr>
            <w:tcW w:w="6520" w:type="dxa"/>
          </w:tcPr>
          <w:p w14:paraId="38E9E204" w14:textId="19884DA1" w:rsidR="00055DBE" w:rsidRPr="00844D9A" w:rsidRDefault="00055DBE" w:rsidP="00844D9A">
            <w:pPr>
              <w:tabs>
                <w:tab w:val="left" w:pos="709"/>
              </w:tabs>
              <w:spacing w:line="480" w:lineRule="auto"/>
              <w:jc w:val="both"/>
              <w:rPr>
                <w:rFonts w:ascii="Times New Roman" w:eastAsia="Times New Roman" w:hAnsi="Times New Roman" w:cs="Times New Roman"/>
                <w:bCs/>
                <w:lang w:val="en-US"/>
              </w:rPr>
            </w:pPr>
            <w:r w:rsidRPr="00844D9A">
              <w:rPr>
                <w:rFonts w:ascii="Times New Roman" w:hAnsi="Times New Roman" w:cs="Times New Roman"/>
                <w:color w:val="000000" w:themeColor="text1"/>
              </w:rPr>
              <w:t>Heuristic learning s a</w:t>
            </w:r>
            <w:r w:rsidRPr="00844D9A">
              <w:rPr>
                <w:rFonts w:ascii="Times New Roman" w:hAnsi="Times New Roman" w:cs="Times New Roman"/>
                <w:bCs/>
              </w:rPr>
              <w:t xml:space="preserve"> solution that is hoped to be close to the best possible answer, or 'optimal solution'</w:t>
            </w:r>
          </w:p>
        </w:tc>
      </w:tr>
    </w:tbl>
    <w:p w14:paraId="4DB13021" w14:textId="77777777" w:rsidR="006C1FE0" w:rsidRPr="00844D9A" w:rsidRDefault="006C1FE0" w:rsidP="00844D9A">
      <w:pPr>
        <w:tabs>
          <w:tab w:val="left" w:pos="709"/>
        </w:tabs>
        <w:autoSpaceDE w:val="0"/>
        <w:autoSpaceDN w:val="0"/>
        <w:adjustRightInd w:val="0"/>
        <w:spacing w:after="240" w:line="480" w:lineRule="auto"/>
        <w:contextualSpacing/>
        <w:jc w:val="both"/>
        <w:rPr>
          <w:rFonts w:ascii="Times New Roman" w:hAnsi="Times New Roman" w:cs="Times New Roman"/>
          <w:b/>
          <w:color w:val="000000"/>
          <w:lang w:val="en-US"/>
        </w:rPr>
        <w:sectPr w:rsidR="006C1FE0" w:rsidRPr="00844D9A" w:rsidSect="004C4C00">
          <w:pgSz w:w="12240" w:h="15840"/>
          <w:pgMar w:top="1134" w:right="1134" w:bottom="1134" w:left="2268" w:header="720" w:footer="720" w:gutter="0"/>
          <w:pgNumType w:start="1"/>
          <w:cols w:space="720"/>
          <w:noEndnote/>
          <w:docGrid w:linePitch="326"/>
        </w:sectPr>
      </w:pPr>
    </w:p>
    <w:p w14:paraId="0DB69D6F" w14:textId="77777777" w:rsidR="00055DBE" w:rsidRPr="00844D9A" w:rsidRDefault="00055DBE" w:rsidP="00844D9A">
      <w:pPr>
        <w:spacing w:line="480" w:lineRule="auto"/>
        <w:rPr>
          <w:rFonts w:ascii="Times New Roman" w:hAnsi="Times New Roman" w:cs="Times New Roman"/>
          <w:b/>
          <w:color w:val="000000" w:themeColor="text1"/>
        </w:rPr>
      </w:pPr>
      <w:bookmarkStart w:id="118" w:name="_Toc9461172"/>
      <w:r w:rsidRPr="00844D9A">
        <w:rPr>
          <w:rFonts w:ascii="Times New Roman" w:hAnsi="Times New Roman" w:cs="Times New Roman"/>
          <w:color w:val="000000" w:themeColor="text1"/>
        </w:rPr>
        <w:br w:type="page"/>
      </w:r>
    </w:p>
    <w:p w14:paraId="54421AAA" w14:textId="1D16C600" w:rsidR="000A6758" w:rsidRPr="00844D9A" w:rsidRDefault="0012359D" w:rsidP="00844D9A">
      <w:pPr>
        <w:pStyle w:val="Heading1"/>
        <w:tabs>
          <w:tab w:val="left" w:pos="709"/>
        </w:tabs>
        <w:contextualSpacing/>
        <w:rPr>
          <w:color w:val="000000" w:themeColor="text1"/>
        </w:rPr>
      </w:pPr>
      <w:bookmarkStart w:id="119" w:name="_Toc15157433"/>
      <w:r w:rsidRPr="00844D9A">
        <w:rPr>
          <w:color w:val="000000" w:themeColor="text1"/>
        </w:rPr>
        <w:lastRenderedPageBreak/>
        <w:t>CHAPTER 3</w:t>
      </w:r>
      <w:r w:rsidR="00123896" w:rsidRPr="00844D9A">
        <w:rPr>
          <w:color w:val="000000" w:themeColor="text1"/>
        </w:rPr>
        <w:t xml:space="preserve">: </w:t>
      </w:r>
      <w:r w:rsidRPr="00844D9A">
        <w:rPr>
          <w:color w:val="000000" w:themeColor="text1"/>
        </w:rPr>
        <w:t>RESEARCH METHODOLOGY</w:t>
      </w:r>
      <w:bookmarkEnd w:id="118"/>
      <w:bookmarkEnd w:id="119"/>
    </w:p>
    <w:p w14:paraId="4C3ECE78" w14:textId="77777777" w:rsidR="006B7611" w:rsidRPr="00844D9A" w:rsidRDefault="006B7611" w:rsidP="00844D9A">
      <w:pPr>
        <w:tabs>
          <w:tab w:val="left" w:pos="709"/>
        </w:tabs>
        <w:spacing w:line="480" w:lineRule="auto"/>
        <w:rPr>
          <w:rFonts w:ascii="Times New Roman" w:hAnsi="Times New Roman" w:cs="Times New Roman"/>
          <w:bCs/>
          <w:lang w:val="en-US"/>
        </w:rPr>
      </w:pPr>
    </w:p>
    <w:p w14:paraId="196F6B49" w14:textId="0B763DE1" w:rsidR="00515391" w:rsidRPr="00844D9A" w:rsidRDefault="00515391" w:rsidP="00844D9A">
      <w:pPr>
        <w:tabs>
          <w:tab w:val="left" w:pos="709"/>
        </w:tabs>
        <w:spacing w:line="480" w:lineRule="auto"/>
        <w:jc w:val="both"/>
        <w:rPr>
          <w:rFonts w:ascii="Times New Roman" w:hAnsi="Times New Roman" w:cs="Times New Roman"/>
          <w:bCs/>
          <w:lang w:val="en-US"/>
        </w:rPr>
      </w:pPr>
      <w:r w:rsidRPr="00844D9A">
        <w:rPr>
          <w:rFonts w:ascii="Times New Roman" w:hAnsi="Times New Roman" w:cs="Times New Roman"/>
          <w:bCs/>
          <w:lang w:val="en-US"/>
        </w:rPr>
        <w:t xml:space="preserve">This chapter consists </w:t>
      </w:r>
      <w:r w:rsidR="00637CF1" w:rsidRPr="00844D9A">
        <w:rPr>
          <w:rFonts w:ascii="Times New Roman" w:hAnsi="Times New Roman" w:cs="Times New Roman"/>
          <w:bCs/>
          <w:lang w:val="en-US"/>
        </w:rPr>
        <w:t>of research</w:t>
      </w:r>
      <w:r w:rsidR="00E6101C" w:rsidRPr="00844D9A">
        <w:rPr>
          <w:rFonts w:ascii="Times New Roman" w:hAnsi="Times New Roman" w:cs="Times New Roman"/>
          <w:bCs/>
          <w:lang w:val="en-US"/>
        </w:rPr>
        <w:t xml:space="preserve"> </w:t>
      </w:r>
      <w:r w:rsidR="00D87D49" w:rsidRPr="00844D9A">
        <w:rPr>
          <w:rFonts w:ascii="Times New Roman" w:hAnsi="Times New Roman" w:cs="Times New Roman"/>
          <w:bCs/>
          <w:lang w:val="en-US"/>
        </w:rPr>
        <w:t>methodology used along</w:t>
      </w:r>
      <w:r w:rsidR="00E93686">
        <w:rPr>
          <w:rFonts w:ascii="Times New Roman" w:hAnsi="Times New Roman" w:cs="Times New Roman"/>
          <w:bCs/>
          <w:lang w:val="en-US"/>
        </w:rPr>
        <w:t xml:space="preserve"> with</w:t>
      </w:r>
      <w:r w:rsidR="00D87D49" w:rsidRPr="00844D9A">
        <w:rPr>
          <w:rFonts w:ascii="Times New Roman" w:hAnsi="Times New Roman" w:cs="Times New Roman"/>
          <w:bCs/>
          <w:lang w:val="en-US"/>
        </w:rPr>
        <w:t xml:space="preserve"> this research paper, </w:t>
      </w:r>
      <w:r w:rsidR="006B7611" w:rsidRPr="00844D9A">
        <w:rPr>
          <w:rFonts w:ascii="Times New Roman" w:hAnsi="Times New Roman" w:cs="Times New Roman"/>
          <w:bCs/>
          <w:lang w:val="en-US"/>
        </w:rPr>
        <w:t xml:space="preserve">which are </w:t>
      </w:r>
      <w:r w:rsidR="00D87D49" w:rsidRPr="00844D9A">
        <w:rPr>
          <w:rFonts w:ascii="Times New Roman" w:hAnsi="Times New Roman" w:cs="Times New Roman"/>
          <w:bCs/>
          <w:lang w:val="en-US"/>
        </w:rPr>
        <w:t>Quantitative Research</w:t>
      </w:r>
      <w:r w:rsidR="00A960D3" w:rsidRPr="00844D9A">
        <w:rPr>
          <w:rFonts w:ascii="Times New Roman" w:hAnsi="Times New Roman" w:cs="Times New Roman"/>
          <w:bCs/>
          <w:lang w:val="en-US"/>
        </w:rPr>
        <w:t xml:space="preserve">, </w:t>
      </w:r>
      <w:r w:rsidR="00D87D49" w:rsidRPr="00844D9A">
        <w:rPr>
          <w:rFonts w:ascii="Times New Roman" w:hAnsi="Times New Roman" w:cs="Times New Roman"/>
          <w:bCs/>
          <w:lang w:val="en-US"/>
        </w:rPr>
        <w:t>Informed Search Algorithm</w:t>
      </w:r>
      <w:r w:rsidR="00A960D3" w:rsidRPr="00844D9A">
        <w:rPr>
          <w:rFonts w:ascii="Times New Roman" w:hAnsi="Times New Roman" w:cs="Times New Roman"/>
          <w:bCs/>
          <w:lang w:val="en-US"/>
        </w:rPr>
        <w:t xml:space="preserve"> and </w:t>
      </w:r>
      <w:r w:rsidR="00D87D49" w:rsidRPr="00844D9A">
        <w:rPr>
          <w:rFonts w:ascii="Times New Roman" w:hAnsi="Times New Roman" w:cs="Times New Roman"/>
          <w:bCs/>
          <w:lang w:val="en-US"/>
        </w:rPr>
        <w:t>Learning the trained model</w:t>
      </w:r>
      <w:r w:rsidR="00A960D3" w:rsidRPr="00844D9A">
        <w:rPr>
          <w:rFonts w:ascii="Times New Roman" w:hAnsi="Times New Roman" w:cs="Times New Roman"/>
          <w:bCs/>
          <w:lang w:val="en-US"/>
        </w:rPr>
        <w:t>.</w:t>
      </w:r>
      <w:r w:rsidRPr="00844D9A">
        <w:rPr>
          <w:rFonts w:ascii="Times New Roman" w:hAnsi="Times New Roman" w:cs="Times New Roman"/>
          <w:bCs/>
          <w:lang w:val="en-US"/>
        </w:rPr>
        <w:t xml:space="preserve"> (</w:t>
      </w:r>
      <w:r w:rsidRPr="00844D9A">
        <w:rPr>
          <w:rFonts w:ascii="Times New Roman" w:eastAsia="Arial" w:hAnsi="Times New Roman" w:cs="Times New Roman"/>
          <w:i/>
        </w:rPr>
        <w:t xml:space="preserve">refer to </w:t>
      </w:r>
      <w:r w:rsidRPr="00844D9A">
        <w:rPr>
          <w:rFonts w:ascii="Times New Roman" w:hAnsi="Times New Roman" w:cs="Times New Roman"/>
          <w:i/>
          <w:lang w:val="en-US"/>
        </w:rPr>
        <w:t xml:space="preserve">Figure 3.1: Roadmap of </w:t>
      </w:r>
      <w:r w:rsidR="00E6101C" w:rsidRPr="00844D9A">
        <w:rPr>
          <w:rFonts w:ascii="Times New Roman" w:hAnsi="Times New Roman" w:cs="Times New Roman"/>
          <w:i/>
          <w:lang w:val="en-US"/>
        </w:rPr>
        <w:t>Research Methodology</w:t>
      </w:r>
      <w:r w:rsidRPr="00844D9A">
        <w:rPr>
          <w:rFonts w:ascii="Times New Roman" w:eastAsia="Arial" w:hAnsi="Times New Roman" w:cs="Times New Roman"/>
          <w:i/>
        </w:rPr>
        <w:t>.</w:t>
      </w:r>
      <w:r w:rsidRPr="00844D9A">
        <w:rPr>
          <w:rFonts w:ascii="Times New Roman" w:hAnsi="Times New Roman" w:cs="Times New Roman"/>
          <w:bCs/>
          <w:lang w:val="en-US"/>
        </w:rPr>
        <w:t>)</w:t>
      </w:r>
    </w:p>
    <w:p w14:paraId="0A7A1050" w14:textId="6B993FC0" w:rsidR="002B24BA" w:rsidRPr="00844D9A" w:rsidRDefault="002B24BA" w:rsidP="00844D9A">
      <w:pPr>
        <w:tabs>
          <w:tab w:val="left" w:pos="709"/>
        </w:tabs>
        <w:spacing w:line="480" w:lineRule="auto"/>
        <w:rPr>
          <w:rFonts w:ascii="Times New Roman" w:hAnsi="Times New Roman" w:cs="Times New Roman"/>
          <w:bCs/>
          <w:lang w:val="en-US"/>
        </w:rPr>
      </w:pPr>
      <w:r w:rsidRPr="00844D9A">
        <w:rPr>
          <w:rFonts w:ascii="Times New Roman" w:hAnsi="Times New Roman" w:cs="Times New Roman"/>
          <w:bCs/>
          <w:noProof/>
          <w:lang w:val="en-US"/>
        </w:rPr>
        <w:drawing>
          <wp:inline distT="0" distB="0" distL="0" distR="0" wp14:anchorId="712F953E" wp14:editId="7210F7B2">
            <wp:extent cx="5488448" cy="2163804"/>
            <wp:effectExtent l="12700" t="12700" r="1079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21 at 12.18.35 AM.png"/>
                    <pic:cNvPicPr/>
                  </pic:nvPicPr>
                  <pic:blipFill>
                    <a:blip r:embed="rId18">
                      <a:extLst>
                        <a:ext uri="{28A0092B-C50C-407E-A947-70E740481C1C}">
                          <a14:useLocalDpi xmlns:a14="http://schemas.microsoft.com/office/drawing/2010/main" val="0"/>
                        </a:ext>
                      </a:extLst>
                    </a:blip>
                    <a:stretch>
                      <a:fillRect/>
                    </a:stretch>
                  </pic:blipFill>
                  <pic:spPr>
                    <a:xfrm>
                      <a:off x="0" y="0"/>
                      <a:ext cx="5526197" cy="2178686"/>
                    </a:xfrm>
                    <a:prstGeom prst="rect">
                      <a:avLst/>
                    </a:prstGeom>
                    <a:ln>
                      <a:solidFill>
                        <a:schemeClr val="tx1"/>
                      </a:solidFill>
                    </a:ln>
                  </pic:spPr>
                </pic:pic>
              </a:graphicData>
            </a:graphic>
          </wp:inline>
        </w:drawing>
      </w:r>
    </w:p>
    <w:p w14:paraId="113DD586" w14:textId="465B276E" w:rsidR="002B24BA" w:rsidRPr="00844D9A" w:rsidRDefault="002B24BA" w:rsidP="00844D9A">
      <w:pPr>
        <w:pStyle w:val="Title"/>
        <w:spacing w:line="480" w:lineRule="auto"/>
        <w:jc w:val="center"/>
        <w:rPr>
          <w:rFonts w:ascii="Times New Roman" w:eastAsia="Arial" w:hAnsi="Times New Roman" w:cs="Times New Roman"/>
          <w:b/>
          <w:bCs/>
          <w:szCs w:val="24"/>
        </w:rPr>
      </w:pPr>
      <w:bookmarkStart w:id="120" w:name="_Toc15157463"/>
      <w:r w:rsidRPr="00844D9A">
        <w:rPr>
          <w:rFonts w:ascii="Times New Roman" w:hAnsi="Times New Roman" w:cs="Times New Roman"/>
          <w:b/>
          <w:bCs/>
          <w:szCs w:val="24"/>
          <w:lang w:val="en-US"/>
        </w:rPr>
        <w:t>Figure 3.1: Roadmap of Research Methodology</w:t>
      </w:r>
      <w:r w:rsidRPr="00844D9A">
        <w:rPr>
          <w:rFonts w:ascii="Times New Roman" w:eastAsia="Arial" w:hAnsi="Times New Roman" w:cs="Times New Roman"/>
          <w:b/>
          <w:bCs/>
          <w:szCs w:val="24"/>
        </w:rPr>
        <w:t>.</w:t>
      </w:r>
      <w:bookmarkEnd w:id="120"/>
    </w:p>
    <w:p w14:paraId="7B8C06B0" w14:textId="77777777" w:rsidR="00515391" w:rsidRPr="00844D9A" w:rsidRDefault="00515391" w:rsidP="00844D9A">
      <w:pPr>
        <w:tabs>
          <w:tab w:val="left" w:pos="709"/>
        </w:tabs>
        <w:spacing w:line="480" w:lineRule="auto"/>
        <w:rPr>
          <w:rFonts w:ascii="Times New Roman" w:hAnsi="Times New Roman" w:cs="Times New Roman"/>
          <w:bCs/>
          <w:lang w:val="en-US"/>
        </w:rPr>
      </w:pPr>
    </w:p>
    <w:p w14:paraId="56F59B16" w14:textId="77777777" w:rsidR="0013644D" w:rsidRPr="00844D9A" w:rsidRDefault="00AF591F" w:rsidP="00844D9A">
      <w:pPr>
        <w:pStyle w:val="Heading3"/>
        <w:numPr>
          <w:ilvl w:val="1"/>
          <w:numId w:val="11"/>
        </w:numPr>
        <w:tabs>
          <w:tab w:val="left" w:pos="709"/>
        </w:tabs>
      </w:pPr>
      <w:bookmarkStart w:id="121" w:name="_Toc9461173"/>
      <w:bookmarkStart w:id="122" w:name="_Toc15157434"/>
      <w:r w:rsidRPr="00844D9A">
        <w:t>Quantitative Research</w:t>
      </w:r>
      <w:bookmarkEnd w:id="121"/>
      <w:bookmarkEnd w:id="122"/>
    </w:p>
    <w:p w14:paraId="197E1035" w14:textId="2CA92340" w:rsidR="0013644D" w:rsidRPr="00844D9A" w:rsidRDefault="00E3087E" w:rsidP="00844D9A">
      <w:pPr>
        <w:spacing w:line="480" w:lineRule="auto"/>
        <w:jc w:val="both"/>
        <w:rPr>
          <w:rFonts w:ascii="Times New Roman" w:hAnsi="Times New Roman" w:cs="Times New Roman"/>
        </w:rPr>
      </w:pPr>
      <w:r w:rsidRPr="00844D9A">
        <w:rPr>
          <w:rFonts w:ascii="Times New Roman" w:hAnsi="Times New Roman" w:cs="Times New Roman"/>
        </w:rPr>
        <w:t xml:space="preserve">Quantitative research techniques are </w:t>
      </w:r>
      <w:r w:rsidR="0099318E" w:rsidRPr="00844D9A">
        <w:rPr>
          <w:rFonts w:ascii="Times New Roman" w:hAnsi="Times New Roman" w:cs="Times New Roman"/>
        </w:rPr>
        <w:t>examined</w:t>
      </w:r>
      <w:r w:rsidRPr="00844D9A">
        <w:rPr>
          <w:rFonts w:ascii="Times New Roman" w:hAnsi="Times New Roman" w:cs="Times New Roman"/>
        </w:rPr>
        <w:t xml:space="preserve"> strategies managing numbers and anything quantifiable in an orderly method for examination of wonders and their connections. It is applied when a question is answered based on relationships within measurable variables to explain, predict and control a </w:t>
      </w:r>
      <w:r w:rsidR="00F37906" w:rsidRPr="00844D9A">
        <w:rPr>
          <w:rFonts w:ascii="Times New Roman" w:hAnsi="Times New Roman" w:cs="Times New Roman"/>
        </w:rPr>
        <w:t>fact</w:t>
      </w:r>
      <w:r w:rsidRPr="00844D9A">
        <w:rPr>
          <w:rFonts w:ascii="Times New Roman" w:hAnsi="Times New Roman" w:cs="Times New Roman"/>
        </w:rPr>
        <w:t xml:space="preserve"> (</w:t>
      </w:r>
      <w:r w:rsidR="006F24BD" w:rsidRPr="00844D9A">
        <w:rPr>
          <w:rFonts w:ascii="Times New Roman" w:hAnsi="Times New Roman" w:cs="Times New Roman"/>
        </w:rPr>
        <w:t>Paul D. Leedy et al. 2018</w:t>
      </w:r>
      <w:r w:rsidRPr="00844D9A">
        <w:rPr>
          <w:rFonts w:ascii="Times New Roman" w:hAnsi="Times New Roman" w:cs="Times New Roman"/>
        </w:rPr>
        <w:t>).</w:t>
      </w:r>
    </w:p>
    <w:p w14:paraId="46CC5B32" w14:textId="7AFF010A" w:rsidR="0013644D" w:rsidRPr="00844D9A" w:rsidRDefault="00195C06" w:rsidP="00844D9A">
      <w:pPr>
        <w:spacing w:line="480" w:lineRule="auto"/>
        <w:jc w:val="both"/>
        <w:rPr>
          <w:rFonts w:ascii="Times New Roman" w:hAnsi="Times New Roman" w:cs="Times New Roman"/>
        </w:rPr>
      </w:pPr>
      <w:r w:rsidRPr="00844D9A">
        <w:rPr>
          <w:rFonts w:ascii="Times New Roman" w:hAnsi="Times New Roman" w:cs="Times New Roman"/>
        </w:rPr>
        <w:t xml:space="preserve">Quantitative is applied in this research paper, where </w:t>
      </w:r>
      <w:r w:rsidR="00254598" w:rsidRPr="00844D9A">
        <w:rPr>
          <w:rFonts w:ascii="Times New Roman" w:hAnsi="Times New Roman" w:cs="Times New Roman"/>
        </w:rPr>
        <w:t xml:space="preserve">one way to accomplish </w:t>
      </w:r>
      <w:r w:rsidR="00D159A2" w:rsidRPr="00844D9A">
        <w:rPr>
          <w:rFonts w:ascii="Times New Roman" w:hAnsi="Times New Roman" w:cs="Times New Roman"/>
        </w:rPr>
        <w:t>the research objective</w:t>
      </w:r>
      <w:r w:rsidR="00254598" w:rsidRPr="00844D9A">
        <w:rPr>
          <w:rFonts w:ascii="Times New Roman" w:hAnsi="Times New Roman" w:cs="Times New Roman"/>
        </w:rPr>
        <w:t xml:space="preserve"> is to exploit statistical regularities of the problems.</w:t>
      </w:r>
    </w:p>
    <w:p w14:paraId="75EDC706" w14:textId="3DF928FE" w:rsidR="00700E6F" w:rsidRPr="00844D9A" w:rsidRDefault="00700E6F" w:rsidP="00844D9A">
      <w:pPr>
        <w:spacing w:line="480" w:lineRule="auto"/>
        <w:jc w:val="both"/>
        <w:rPr>
          <w:rFonts w:ascii="Times New Roman" w:hAnsi="Times New Roman" w:cs="Times New Roman"/>
        </w:rPr>
      </w:pPr>
    </w:p>
    <w:p w14:paraId="1AA65CD6" w14:textId="7B4438EF" w:rsidR="00700E6F" w:rsidRPr="00844D9A" w:rsidRDefault="00700E6F" w:rsidP="00844D9A">
      <w:pPr>
        <w:spacing w:line="480" w:lineRule="auto"/>
        <w:jc w:val="both"/>
        <w:rPr>
          <w:rFonts w:ascii="Times New Roman" w:hAnsi="Times New Roman" w:cs="Times New Roman"/>
        </w:rPr>
      </w:pPr>
    </w:p>
    <w:p w14:paraId="034915B3" w14:textId="4ECB2D51" w:rsidR="00700E6F" w:rsidRPr="00844D9A" w:rsidRDefault="00700E6F" w:rsidP="00844D9A">
      <w:pPr>
        <w:spacing w:line="480" w:lineRule="auto"/>
        <w:jc w:val="both"/>
        <w:rPr>
          <w:rFonts w:ascii="Times New Roman" w:hAnsi="Times New Roman" w:cs="Times New Roman"/>
        </w:rPr>
      </w:pPr>
    </w:p>
    <w:p w14:paraId="639659B6" w14:textId="77777777" w:rsidR="00700E6F" w:rsidRPr="00844D9A" w:rsidRDefault="00700E6F" w:rsidP="00844D9A">
      <w:pPr>
        <w:spacing w:line="480" w:lineRule="auto"/>
        <w:jc w:val="both"/>
        <w:rPr>
          <w:rFonts w:ascii="Times New Roman" w:hAnsi="Times New Roman" w:cs="Times New Roman"/>
        </w:rPr>
      </w:pPr>
    </w:p>
    <w:p w14:paraId="13B1DE04" w14:textId="39D21063" w:rsidR="00C4662A" w:rsidRPr="00844D9A" w:rsidRDefault="00294CC3" w:rsidP="00844D9A">
      <w:pPr>
        <w:pStyle w:val="Heading3"/>
        <w:numPr>
          <w:ilvl w:val="1"/>
          <w:numId w:val="12"/>
        </w:numPr>
        <w:tabs>
          <w:tab w:val="left" w:pos="709"/>
        </w:tabs>
      </w:pPr>
      <w:bookmarkStart w:id="123" w:name="_Toc9461174"/>
      <w:bookmarkStart w:id="124" w:name="_Toc15157435"/>
      <w:r w:rsidRPr="00844D9A">
        <w:lastRenderedPageBreak/>
        <w:t xml:space="preserve">Informed Search </w:t>
      </w:r>
      <w:r w:rsidR="00B02C9F" w:rsidRPr="00844D9A">
        <w:t>Algorithm</w:t>
      </w:r>
      <w:bookmarkEnd w:id="123"/>
      <w:bookmarkEnd w:id="124"/>
    </w:p>
    <w:p w14:paraId="0E1C44EB" w14:textId="52309689" w:rsidR="004812A0" w:rsidRPr="00844D9A" w:rsidRDefault="00DB5ED5" w:rsidP="00844D9A">
      <w:pPr>
        <w:pStyle w:val="NormalWeb"/>
        <w:spacing w:line="480" w:lineRule="auto"/>
        <w:jc w:val="both"/>
      </w:pPr>
      <w:r w:rsidRPr="00844D9A">
        <w:t>I</w:t>
      </w:r>
      <w:r w:rsidR="00FA55AF" w:rsidRPr="00844D9A">
        <w:t>n this research</w:t>
      </w:r>
      <w:r w:rsidR="00E66541" w:rsidRPr="00844D9A">
        <w:t xml:space="preserve"> paper</w:t>
      </w:r>
      <w:r w:rsidR="00FA55AF" w:rsidRPr="00844D9A">
        <w:t>,</w:t>
      </w:r>
      <w:r w:rsidR="00E514D8" w:rsidRPr="00844D9A">
        <w:t xml:space="preserve"> </w:t>
      </w:r>
      <w:r w:rsidR="004F6FE6" w:rsidRPr="00844D9A">
        <w:t xml:space="preserve">an 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FA55AF" w:rsidRPr="00844D9A">
        <w:t xml:space="preserve"> </w:t>
      </w:r>
      <w:r w:rsidR="00E514D8" w:rsidRPr="00844D9A">
        <w:t xml:space="preserve">with different heuristic used and </w:t>
      </w:r>
      <w:r w:rsidR="00C12E84" w:rsidRPr="00844D9A">
        <w:t>as well</w:t>
      </w:r>
      <w:r w:rsidR="00E93686">
        <w:t xml:space="preserve"> as</w:t>
      </w:r>
      <w:r w:rsidR="00E514D8" w:rsidRPr="00844D9A">
        <w:t xml:space="preserve"> machine learning estimator</w:t>
      </w:r>
      <w:r w:rsidR="00FA55AF" w:rsidRPr="00844D9A">
        <w:t>.</w:t>
      </w:r>
      <w:r w:rsidR="00E514D8" w:rsidRPr="00844D9A">
        <w:t xml:space="preserve"> The </w:t>
      </w:r>
      <w:r w:rsidR="00500FD7" w:rsidRPr="00844D9A">
        <w:t xml:space="preserve">informed search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500FD7" w:rsidRPr="00844D9A">
        <w:t xml:space="preserve"> </w:t>
      </w:r>
      <w:r w:rsidR="00E514D8" w:rsidRPr="00844D9A">
        <w:t xml:space="preserve"> heuristics are described below</w:t>
      </w:r>
      <w:r w:rsidR="00500FD7" w:rsidRPr="00844D9A">
        <w:t xml:space="preserve"> (</w:t>
      </w:r>
      <w:r w:rsidR="00466356" w:rsidRPr="00844D9A">
        <w:rPr>
          <w:rFonts w:eastAsia="Arial"/>
          <w:i/>
        </w:rPr>
        <w:t xml:space="preserve">refer to </w:t>
      </w:r>
      <w:r w:rsidR="00466356" w:rsidRPr="00844D9A">
        <w:rPr>
          <w:i/>
        </w:rPr>
        <w:t>Figure 3.</w:t>
      </w:r>
      <w:r w:rsidR="006734FC" w:rsidRPr="00844D9A">
        <w:rPr>
          <w:i/>
        </w:rPr>
        <w:t>2</w:t>
      </w:r>
      <w:r w:rsidR="00466356" w:rsidRPr="00844D9A">
        <w:rPr>
          <w:i/>
        </w:rPr>
        <w:t xml:space="preserve">: </w:t>
      </w:r>
      <w:r w:rsidR="00466356" w:rsidRPr="00844D9A">
        <w:rPr>
          <w:bCs/>
          <w:i/>
          <w:iCs/>
        </w:rPr>
        <w:t>Flowchart of Informed Search Algorithm</w:t>
      </w:r>
      <w:r w:rsidR="00500FD7" w:rsidRPr="00844D9A">
        <w:t>)</w:t>
      </w:r>
      <w:r w:rsidR="00E514D8" w:rsidRPr="00844D9A">
        <w:t>.</w:t>
      </w:r>
    </w:p>
    <w:p w14:paraId="4AF5A9F9" w14:textId="2030B3F0" w:rsidR="00500FD7" w:rsidRPr="00844D9A" w:rsidRDefault="00500FD7" w:rsidP="00844D9A">
      <w:pPr>
        <w:pStyle w:val="NormalWeb"/>
        <w:spacing w:line="480" w:lineRule="auto"/>
        <w:jc w:val="center"/>
      </w:pPr>
      <w:r w:rsidRPr="00844D9A">
        <w:rPr>
          <w:noProof/>
        </w:rPr>
        <w:drawing>
          <wp:inline distT="0" distB="0" distL="0" distR="0" wp14:anchorId="1140D408" wp14:editId="545741C5">
            <wp:extent cx="5429455" cy="2220184"/>
            <wp:effectExtent l="12700" t="12700" r="63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5-20 at 9.57.18 PM.png"/>
                    <pic:cNvPicPr/>
                  </pic:nvPicPr>
                  <pic:blipFill>
                    <a:blip r:embed="rId19">
                      <a:extLst>
                        <a:ext uri="{28A0092B-C50C-407E-A947-70E740481C1C}">
                          <a14:useLocalDpi xmlns:a14="http://schemas.microsoft.com/office/drawing/2010/main" val="0"/>
                        </a:ext>
                      </a:extLst>
                    </a:blip>
                    <a:stretch>
                      <a:fillRect/>
                    </a:stretch>
                  </pic:blipFill>
                  <pic:spPr>
                    <a:xfrm>
                      <a:off x="0" y="0"/>
                      <a:ext cx="5459381" cy="2232421"/>
                    </a:xfrm>
                    <a:prstGeom prst="rect">
                      <a:avLst/>
                    </a:prstGeom>
                    <a:ln>
                      <a:solidFill>
                        <a:schemeClr val="tx1"/>
                      </a:solidFill>
                    </a:ln>
                  </pic:spPr>
                </pic:pic>
              </a:graphicData>
            </a:graphic>
          </wp:inline>
        </w:drawing>
      </w:r>
    </w:p>
    <w:p w14:paraId="5FAF1869" w14:textId="0A9A362F" w:rsidR="00500FD7" w:rsidRPr="00844D9A" w:rsidRDefault="00500FD7" w:rsidP="00844D9A">
      <w:pPr>
        <w:pStyle w:val="Title"/>
        <w:spacing w:line="480" w:lineRule="auto"/>
        <w:jc w:val="center"/>
        <w:rPr>
          <w:rFonts w:ascii="Times New Roman" w:hAnsi="Times New Roman" w:cs="Times New Roman"/>
          <w:b/>
          <w:bCs/>
          <w:szCs w:val="24"/>
        </w:rPr>
      </w:pPr>
      <w:bookmarkStart w:id="125" w:name="_Toc15157464"/>
      <w:r w:rsidRPr="00844D9A">
        <w:rPr>
          <w:rFonts w:ascii="Times New Roman" w:hAnsi="Times New Roman" w:cs="Times New Roman"/>
          <w:b/>
          <w:bCs/>
          <w:szCs w:val="24"/>
          <w:lang w:val="en-US"/>
        </w:rPr>
        <w:t>Fi</w:t>
      </w:r>
      <w:r w:rsidRPr="00844D9A">
        <w:rPr>
          <w:rFonts w:ascii="Times New Roman" w:hAnsi="Times New Roman" w:cs="Times New Roman"/>
          <w:b/>
          <w:bCs/>
          <w:szCs w:val="24"/>
        </w:rPr>
        <w:t>gure 3.</w:t>
      </w:r>
      <w:r w:rsidR="006734FC" w:rsidRPr="00844D9A">
        <w:rPr>
          <w:rFonts w:ascii="Times New Roman" w:hAnsi="Times New Roman" w:cs="Times New Roman"/>
          <w:b/>
          <w:bCs/>
          <w:szCs w:val="24"/>
        </w:rPr>
        <w:t>2</w:t>
      </w:r>
      <w:r w:rsidRPr="00844D9A">
        <w:rPr>
          <w:rFonts w:ascii="Times New Roman" w:hAnsi="Times New Roman" w:cs="Times New Roman"/>
          <w:b/>
          <w:bCs/>
          <w:szCs w:val="24"/>
        </w:rPr>
        <w:t>: Flowchart of Informed Search Algorithm.</w:t>
      </w:r>
      <w:bookmarkEnd w:id="125"/>
    </w:p>
    <w:p w14:paraId="69744EC7" w14:textId="77777777" w:rsidR="003915FD" w:rsidRPr="00844D9A" w:rsidRDefault="003915FD" w:rsidP="00844D9A">
      <w:pPr>
        <w:tabs>
          <w:tab w:val="left" w:pos="709"/>
        </w:tabs>
        <w:spacing w:line="480" w:lineRule="auto"/>
        <w:rPr>
          <w:rFonts w:ascii="Times New Roman" w:hAnsi="Times New Roman" w:cs="Times New Roman"/>
          <w:bCs/>
          <w:lang w:val="en-US"/>
        </w:rPr>
      </w:pPr>
    </w:p>
    <w:p w14:paraId="14928574" w14:textId="73183200" w:rsidR="00265A5B" w:rsidRPr="00844D9A" w:rsidRDefault="00C9699F" w:rsidP="00844D9A">
      <w:pPr>
        <w:tabs>
          <w:tab w:val="left" w:pos="709"/>
        </w:tabs>
        <w:spacing w:line="480" w:lineRule="auto"/>
        <w:rPr>
          <w:rFonts w:ascii="Times New Roman" w:hAnsi="Times New Roman" w:cs="Times New Roman"/>
          <w:bCs/>
          <w:lang w:val="en-US"/>
        </w:rPr>
      </w:pPr>
      <w:r w:rsidRPr="00844D9A">
        <w:rPr>
          <w:rFonts w:ascii="Times New Roman" w:hAnsi="Times New Roman" w:cs="Times New Roman"/>
          <w:bCs/>
          <w:lang w:val="en-US"/>
        </w:rPr>
        <w:t xml:space="preserve">Before </w:t>
      </w:r>
      <w:r w:rsidR="00AB41D8" w:rsidRPr="00844D9A">
        <w:rPr>
          <w:rFonts w:ascii="Times New Roman" w:hAnsi="Times New Roman" w:cs="Times New Roman"/>
          <w:bCs/>
          <w:lang w:val="en-US"/>
        </w:rPr>
        <w:t xml:space="preserve">the informed search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844D9A">
        <w:rPr>
          <w:rFonts w:ascii="Times New Roman" w:hAnsi="Times New Roman" w:cs="Times New Roman"/>
        </w:rPr>
        <w:t xml:space="preserve"> </w:t>
      </w:r>
      <w:r w:rsidR="00AB41D8" w:rsidRPr="00844D9A">
        <w:rPr>
          <w:rFonts w:ascii="Times New Roman" w:hAnsi="Times New Roman" w:cs="Times New Roman"/>
          <w:bCs/>
          <w:lang w:val="en-US"/>
        </w:rPr>
        <w:t>with different heuristic is implemented, a learning method in initiates before. Learning the trained model is used as an approximate function via Deep Neural Networks to train data an generates the trained data by allocating the size of the scramble</w:t>
      </w:r>
      <w:r w:rsidR="00211817" w:rsidRPr="00844D9A">
        <w:rPr>
          <w:rFonts w:ascii="Times New Roman" w:hAnsi="Times New Roman" w:cs="Times New Roman"/>
          <w:bCs/>
          <w:lang w:val="en-US"/>
        </w:rPr>
        <w:t xml:space="preserve"> randomly</w:t>
      </w:r>
      <w:r w:rsidR="00AB41D8" w:rsidRPr="00844D9A">
        <w:rPr>
          <w:rFonts w:ascii="Times New Roman" w:hAnsi="Times New Roman" w:cs="Times New Roman"/>
          <w:bCs/>
          <w:lang w:val="en-US"/>
        </w:rPr>
        <w:t xml:space="preserve">. Later the Informed Search Algorithm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AB41D8" w:rsidRPr="00844D9A">
        <w:rPr>
          <w:rFonts w:ascii="Times New Roman" w:hAnsi="Times New Roman" w:cs="Times New Roman"/>
        </w:rPr>
        <w:t xml:space="preserve"> </w:t>
      </w:r>
      <w:r w:rsidR="00AB41D8" w:rsidRPr="00844D9A">
        <w:rPr>
          <w:rFonts w:ascii="Times New Roman" w:hAnsi="Times New Roman" w:cs="Times New Roman"/>
          <w:bCs/>
          <w:lang w:val="en-US"/>
        </w:rPr>
        <w:t>different heuristic using the trained data, the admissible and inadmissible heuristic ruled are applied. Finally, from the admissible and inadmissible rules applies, the results are compared.</w:t>
      </w:r>
      <w:r w:rsidR="00AB41D8" w:rsidRPr="00844D9A" w:rsidDel="000F2988">
        <w:rPr>
          <w:rFonts w:ascii="Times New Roman" w:hAnsi="Times New Roman" w:cs="Times New Roman"/>
          <w:bCs/>
          <w:lang w:val="en-US"/>
        </w:rPr>
        <w:t xml:space="preserve"> </w:t>
      </w:r>
    </w:p>
    <w:p w14:paraId="26EA209F" w14:textId="77777777" w:rsidR="00CD7D4C" w:rsidRPr="00844D9A" w:rsidRDefault="00CD7D4C" w:rsidP="00844D9A">
      <w:pPr>
        <w:tabs>
          <w:tab w:val="left" w:pos="709"/>
        </w:tabs>
        <w:spacing w:line="480" w:lineRule="auto"/>
        <w:rPr>
          <w:rFonts w:ascii="Times New Roman" w:hAnsi="Times New Roman" w:cs="Times New Roman"/>
          <w:lang w:val="en-US"/>
        </w:rPr>
      </w:pPr>
    </w:p>
    <w:p w14:paraId="09D2F95E" w14:textId="77777777" w:rsidR="00461FC2" w:rsidRPr="00844D9A" w:rsidRDefault="00461FC2" w:rsidP="00844D9A">
      <w:pPr>
        <w:pStyle w:val="Heading4"/>
        <w:numPr>
          <w:ilvl w:val="0"/>
          <w:numId w:val="51"/>
        </w:numPr>
      </w:pPr>
      <w:bookmarkStart w:id="126" w:name="_Toc15157436"/>
      <w:r w:rsidRPr="00844D9A">
        <w:t>Learning the trained models</w:t>
      </w:r>
      <w:bookmarkEnd w:id="126"/>
    </w:p>
    <w:p w14:paraId="7DB550E7" w14:textId="71BFB190" w:rsidR="00461FC2" w:rsidRPr="00844D9A" w:rsidRDefault="00461FC2" w:rsidP="00844D9A">
      <w:pPr>
        <w:spacing w:line="480" w:lineRule="auto"/>
        <w:rPr>
          <w:rFonts w:ascii="Times New Roman" w:hAnsi="Times New Roman" w:cs="Times New Roman"/>
          <w:lang w:val="en-US"/>
        </w:rPr>
      </w:pPr>
      <w:r w:rsidRPr="00844D9A">
        <w:rPr>
          <w:rFonts w:ascii="Times New Roman" w:hAnsi="Times New Roman" w:cs="Times New Roman"/>
          <w:lang w:val="en-US"/>
        </w:rPr>
        <w:t>For this part, the trained model be used as an approximate function to learn, by using the Deep Neural. The steps explained below.</w:t>
      </w:r>
    </w:p>
    <w:p w14:paraId="2FEDB23E" w14:textId="77777777" w:rsidR="00461FC2" w:rsidRPr="00844D9A" w:rsidRDefault="00461FC2" w:rsidP="00844D9A">
      <w:pPr>
        <w:spacing w:line="480" w:lineRule="auto"/>
        <w:rPr>
          <w:rFonts w:ascii="Times New Roman" w:hAnsi="Times New Roman" w:cs="Times New Roman"/>
          <w:lang w:val="en-US"/>
        </w:rPr>
      </w:pPr>
    </w:p>
    <w:p w14:paraId="4CDBC5F8" w14:textId="77777777" w:rsidR="00461FC2" w:rsidRPr="00844D9A" w:rsidRDefault="00461FC2" w:rsidP="00844D9A">
      <w:pPr>
        <w:pStyle w:val="Heading5"/>
        <w:numPr>
          <w:ilvl w:val="0"/>
          <w:numId w:val="52"/>
        </w:numPr>
      </w:pPr>
      <w:bookmarkStart w:id="127" w:name="_Toc15157437"/>
      <w:r w:rsidRPr="00844D9A">
        <w:t>Approximate Function</w:t>
      </w:r>
      <w:bookmarkEnd w:id="127"/>
    </w:p>
    <w:p w14:paraId="2646A5F2" w14:textId="5FA54899" w:rsidR="00461FC2" w:rsidRPr="00844D9A" w:rsidRDefault="00922B52" w:rsidP="00844D9A">
      <w:pPr>
        <w:tabs>
          <w:tab w:val="left" w:pos="709"/>
        </w:tabs>
        <w:spacing w:line="480" w:lineRule="auto"/>
        <w:jc w:val="both"/>
        <w:rPr>
          <w:rFonts w:ascii="Times New Roman" w:eastAsia="Arial" w:hAnsi="Times New Roman" w:cs="Times New Roman"/>
        </w:rPr>
      </w:pPr>
      <w:r w:rsidRPr="00922B52">
        <w:rPr>
          <w:rFonts w:ascii="Times New Roman" w:eastAsia="Arial" w:hAnsi="Times New Roman" w:cs="Times New Roman"/>
        </w:rPr>
        <w:t>Using a monomorphism algorithm,</w:t>
      </w:r>
      <w:r w:rsidRPr="00922B52">
        <w:t xml:space="preserve"> </w:t>
      </w:r>
      <w:r w:rsidRPr="00922B52">
        <w:rPr>
          <w:rFonts w:ascii="Times New Roman" w:eastAsia="Arial" w:hAnsi="Times New Roman" w:cs="Times New Roman"/>
        </w:rPr>
        <w:t xml:space="preserve">the idea of monomorphism is the speculation of the thought of injective guide of sets from the classification Set to subjective classifications. Let </w:t>
      </w:r>
      <m:oMath>
        <m:r>
          <w:rPr>
            <w:rFonts w:ascii="Cambria Math" w:eastAsia="Arial" w:hAnsi="Cambria Math" w:cs="Times New Roman"/>
          </w:rPr>
          <m:t>C</m:t>
        </m:r>
      </m:oMath>
      <w:r w:rsidR="00461FC2" w:rsidRPr="00922B52">
        <w:rPr>
          <w:rFonts w:ascii="Times New Roman" w:eastAsia="Arial" w:hAnsi="Times New Roman" w:cs="Times New Roman"/>
        </w:rPr>
        <w:t xml:space="preserve"> be the space of all 3 by 3 of Rubik’s Cube. The aim is to train a model that works closely with </w:t>
      </w:r>
      <m:oMath>
        <m:sSup>
          <m:sSupPr>
            <m:ctrlPr>
              <w:rPr>
                <w:rFonts w:ascii="Cambria Math" w:eastAsia="Arial" w:hAnsi="Cambria Math" w:cs="Times New Roman"/>
                <w:i/>
              </w:rPr>
            </m:ctrlPr>
          </m:sSupPr>
          <m:e>
            <m:r>
              <w:rPr>
                <w:rFonts w:ascii="Cambria Math" w:eastAsia="Arial" w:hAnsi="Cambria Math" w:cs="Times New Roman"/>
              </w:rPr>
              <m:t>h</m:t>
            </m:r>
          </m:e>
          <m:sup>
            <m:r>
              <w:rPr>
                <w:rFonts w:ascii="Cambria Math" w:eastAsia="Arial" w:hAnsi="Cambria Math" w:cs="Times New Roman"/>
              </w:rPr>
              <m:t>*</m:t>
            </m:r>
          </m:sup>
        </m:sSup>
        <m:r>
          <w:rPr>
            <w:rFonts w:ascii="Cambria Math" w:eastAsia="Arial" w:hAnsi="Cambria Math" w:cs="Times New Roman"/>
          </w:rPr>
          <m:t>:C</m:t>
        </m:r>
        <m:r>
          <m:rPr>
            <m:scr m:val="double-struck"/>
          </m:rPr>
          <w:rPr>
            <w:rFonts w:ascii="Cambria Math" w:eastAsia="Arial" w:hAnsi="Cambria Math" w:cs="Times New Roman"/>
          </w:rPr>
          <m:t xml:space="preserve"> →N</m:t>
        </m:r>
      </m:oMath>
      <w:r w:rsidR="00461FC2" w:rsidRPr="00922B52">
        <w:rPr>
          <w:rFonts w:ascii="Times New Roman" w:eastAsia="Arial" w:hAnsi="Times New Roman" w:cs="Times New Roman"/>
        </w:rPr>
        <w:t xml:space="preserve"> that maps every cube setup to its shortest distance from the target state. To achieve this, it is decided to train a regression model of the Deep Neural Network (DNN) in a supervised learning setup.</w:t>
      </w:r>
    </w:p>
    <w:p w14:paraId="7F58E923" w14:textId="77777777" w:rsidR="00461FC2" w:rsidRPr="00844D9A" w:rsidRDefault="00461FC2" w:rsidP="00844D9A">
      <w:pPr>
        <w:tabs>
          <w:tab w:val="left" w:pos="709"/>
        </w:tabs>
        <w:spacing w:line="480" w:lineRule="auto"/>
        <w:jc w:val="both"/>
        <w:rPr>
          <w:rFonts w:ascii="Times New Roman" w:eastAsia="Arial" w:hAnsi="Times New Roman" w:cs="Times New Roman"/>
        </w:rPr>
      </w:pPr>
    </w:p>
    <w:p w14:paraId="10F4D4B6" w14:textId="77777777" w:rsidR="00461FC2" w:rsidRPr="00844D9A" w:rsidRDefault="00461FC2" w:rsidP="00844D9A">
      <w:pPr>
        <w:pStyle w:val="Heading6"/>
        <w:numPr>
          <w:ilvl w:val="5"/>
          <w:numId w:val="56"/>
        </w:numPr>
      </w:pPr>
      <w:bookmarkStart w:id="128" w:name="_Toc15157438"/>
      <w:r w:rsidRPr="00844D9A">
        <w:t>Deep Neural Networks</w:t>
      </w:r>
      <w:bookmarkEnd w:id="128"/>
      <w:r w:rsidRPr="00844D9A">
        <w:t xml:space="preserve"> </w:t>
      </w:r>
    </w:p>
    <w:p w14:paraId="1B90FA4C" w14:textId="7F4360F8" w:rsidR="00461FC2" w:rsidRDefault="00461FC2" w:rsidP="00844D9A">
      <w:pPr>
        <w:tabs>
          <w:tab w:val="left" w:pos="664"/>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It is known that any other continuous function over compact subsets of </w:t>
      </w:r>
      <m:oMath>
        <m:sSup>
          <m:sSupPr>
            <m:ctrlPr>
              <w:rPr>
                <w:rFonts w:ascii="Cambria Math" w:eastAsia="Arial" w:hAnsi="Cambria Math" w:cs="Times New Roman"/>
                <w:i/>
              </w:rPr>
            </m:ctrlPr>
          </m:sSupPr>
          <m:e>
            <m:r>
              <m:rPr>
                <m:scr m:val="double-struck"/>
              </m:rPr>
              <w:rPr>
                <w:rFonts w:ascii="Cambria Math" w:eastAsia="Arial" w:hAnsi="Cambria Math" w:cs="Times New Roman"/>
              </w:rPr>
              <m:t>R</m:t>
            </m:r>
          </m:e>
          <m:sup>
            <m:r>
              <w:rPr>
                <w:rFonts w:ascii="Cambria Math" w:eastAsia="Arial" w:hAnsi="Cambria Math" w:cs="Times New Roman"/>
              </w:rPr>
              <m:t>n</m:t>
            </m:r>
          </m:sup>
        </m:sSup>
      </m:oMath>
      <w:r w:rsidRPr="00844D9A">
        <w:rPr>
          <w:rFonts w:ascii="Times New Roman" w:eastAsia="Arial" w:hAnsi="Times New Roman" w:cs="Times New Roman"/>
        </w:rPr>
        <w:t xml:space="preserve"> can be combined with arbitrary precision using a neural feed network (</w:t>
      </w:r>
      <w:r w:rsidRPr="00844D9A">
        <w:rPr>
          <w:rFonts w:ascii="Times New Roman" w:eastAsia="Times New Roman" w:hAnsi="Times New Roman" w:cs="Times New Roman"/>
        </w:rPr>
        <w:t>Csáji, 2001</w:t>
      </w:r>
      <w:r w:rsidRPr="00844D9A">
        <w:rPr>
          <w:rFonts w:ascii="Times New Roman" w:eastAsia="Arial" w:hAnsi="Times New Roman" w:cs="Times New Roman"/>
        </w:rPr>
        <w:t>). Theoretically, neural networks have more than one layer hidden tend to do better than shallow networks. It is termed several net</w:t>
      </w:r>
      <w:r w:rsidR="006936F4">
        <w:rPr>
          <w:rFonts w:ascii="Times New Roman" w:eastAsia="Arial" w:hAnsi="Times New Roman" w:cs="Times New Roman"/>
        </w:rPr>
        <w:t>work</w:t>
      </w:r>
      <w:r w:rsidRPr="00844D9A">
        <w:rPr>
          <w:rFonts w:ascii="Times New Roman" w:eastAsia="Arial" w:hAnsi="Times New Roman" w:cs="Times New Roman"/>
        </w:rPr>
        <w:t xml:space="preserve"> architectures and parameters with more than three hidden layers fully connected.</w:t>
      </w:r>
    </w:p>
    <w:p w14:paraId="78365960" w14:textId="580FB288" w:rsidR="00BB13F6" w:rsidRDefault="00BB13F6" w:rsidP="00844D9A">
      <w:pPr>
        <w:tabs>
          <w:tab w:val="left" w:pos="664"/>
          <w:tab w:val="left" w:pos="709"/>
        </w:tabs>
        <w:spacing w:line="480" w:lineRule="auto"/>
        <w:jc w:val="both"/>
        <w:rPr>
          <w:rFonts w:ascii="Times New Roman" w:eastAsia="Arial" w:hAnsi="Times New Roman" w:cs="Times New Roman"/>
        </w:rPr>
      </w:pPr>
    </w:p>
    <w:p w14:paraId="6D40F294" w14:textId="5D87B1FF" w:rsidR="00BB13F6" w:rsidRDefault="00BB13F6" w:rsidP="00844D9A">
      <w:pPr>
        <w:tabs>
          <w:tab w:val="left" w:pos="664"/>
          <w:tab w:val="left" w:pos="709"/>
        </w:tabs>
        <w:spacing w:line="480" w:lineRule="auto"/>
        <w:jc w:val="both"/>
        <w:rPr>
          <w:rFonts w:ascii="Times New Roman" w:eastAsia="Arial" w:hAnsi="Times New Roman" w:cs="Times New Roman"/>
        </w:rPr>
      </w:pPr>
    </w:p>
    <w:p w14:paraId="39C46FC2" w14:textId="4854D075" w:rsidR="00BB13F6" w:rsidRDefault="00BB13F6" w:rsidP="00844D9A">
      <w:pPr>
        <w:tabs>
          <w:tab w:val="left" w:pos="664"/>
          <w:tab w:val="left" w:pos="709"/>
        </w:tabs>
        <w:spacing w:line="480" w:lineRule="auto"/>
        <w:jc w:val="both"/>
        <w:rPr>
          <w:rFonts w:ascii="Times New Roman" w:eastAsia="Arial" w:hAnsi="Times New Roman" w:cs="Times New Roman"/>
        </w:rPr>
      </w:pPr>
    </w:p>
    <w:p w14:paraId="78CDFB55" w14:textId="01DB0F65" w:rsidR="00BB13F6" w:rsidRDefault="00BB13F6" w:rsidP="00844D9A">
      <w:pPr>
        <w:tabs>
          <w:tab w:val="left" w:pos="664"/>
          <w:tab w:val="left" w:pos="709"/>
        </w:tabs>
        <w:spacing w:line="480" w:lineRule="auto"/>
        <w:jc w:val="both"/>
        <w:rPr>
          <w:rFonts w:ascii="Times New Roman" w:eastAsia="Arial" w:hAnsi="Times New Roman" w:cs="Times New Roman"/>
        </w:rPr>
      </w:pPr>
    </w:p>
    <w:p w14:paraId="4BEA58C0" w14:textId="5ECEE3E9" w:rsidR="00BB13F6" w:rsidRDefault="00BB13F6" w:rsidP="00844D9A">
      <w:pPr>
        <w:tabs>
          <w:tab w:val="left" w:pos="664"/>
          <w:tab w:val="left" w:pos="709"/>
        </w:tabs>
        <w:spacing w:line="480" w:lineRule="auto"/>
        <w:jc w:val="both"/>
        <w:rPr>
          <w:rFonts w:ascii="Times New Roman" w:eastAsia="Arial" w:hAnsi="Times New Roman" w:cs="Times New Roman"/>
        </w:rPr>
      </w:pPr>
    </w:p>
    <w:p w14:paraId="420A5110" w14:textId="2BE77F6C" w:rsidR="00BB13F6" w:rsidRDefault="00BB13F6" w:rsidP="00844D9A">
      <w:pPr>
        <w:tabs>
          <w:tab w:val="left" w:pos="664"/>
          <w:tab w:val="left" w:pos="709"/>
        </w:tabs>
        <w:spacing w:line="480" w:lineRule="auto"/>
        <w:jc w:val="both"/>
        <w:rPr>
          <w:rFonts w:ascii="Times New Roman" w:eastAsia="Arial" w:hAnsi="Times New Roman" w:cs="Times New Roman"/>
        </w:rPr>
      </w:pPr>
    </w:p>
    <w:p w14:paraId="6B100D33" w14:textId="78CA9C2B" w:rsidR="00BB13F6" w:rsidRDefault="00BB13F6" w:rsidP="00844D9A">
      <w:pPr>
        <w:tabs>
          <w:tab w:val="left" w:pos="664"/>
          <w:tab w:val="left" w:pos="709"/>
        </w:tabs>
        <w:spacing w:line="480" w:lineRule="auto"/>
        <w:jc w:val="both"/>
        <w:rPr>
          <w:rFonts w:ascii="Times New Roman" w:eastAsia="Arial" w:hAnsi="Times New Roman" w:cs="Times New Roman"/>
        </w:rPr>
      </w:pPr>
    </w:p>
    <w:p w14:paraId="5F8DBE61" w14:textId="03473590" w:rsidR="00BB13F6" w:rsidRDefault="00BB13F6" w:rsidP="00844D9A">
      <w:pPr>
        <w:tabs>
          <w:tab w:val="left" w:pos="664"/>
          <w:tab w:val="left" w:pos="709"/>
        </w:tabs>
        <w:spacing w:line="480" w:lineRule="auto"/>
        <w:jc w:val="both"/>
        <w:rPr>
          <w:rFonts w:ascii="Times New Roman" w:eastAsia="Arial" w:hAnsi="Times New Roman" w:cs="Times New Roman"/>
        </w:rPr>
      </w:pPr>
    </w:p>
    <w:p w14:paraId="5DDE9347" w14:textId="77777777" w:rsidR="00BB13F6" w:rsidRPr="00844D9A" w:rsidRDefault="00BB13F6" w:rsidP="00844D9A">
      <w:pPr>
        <w:tabs>
          <w:tab w:val="left" w:pos="664"/>
          <w:tab w:val="left" w:pos="709"/>
        </w:tabs>
        <w:spacing w:line="480" w:lineRule="auto"/>
        <w:jc w:val="both"/>
        <w:rPr>
          <w:rFonts w:ascii="Times New Roman" w:eastAsia="Arial" w:hAnsi="Times New Roman" w:cs="Times New Roman"/>
        </w:rPr>
      </w:pPr>
    </w:p>
    <w:p w14:paraId="23DF0795" w14:textId="2B536231" w:rsidR="00461FC2" w:rsidRPr="00844D9A" w:rsidRDefault="00F3404F" w:rsidP="00BB13F6">
      <w:pPr>
        <w:pStyle w:val="Subtitle"/>
        <w:spacing w:line="480" w:lineRule="auto"/>
        <w:jc w:val="center"/>
        <w:rPr>
          <w:rFonts w:eastAsia="Arial"/>
        </w:rPr>
      </w:pPr>
      <w:bookmarkStart w:id="129" w:name="_Toc15157475"/>
      <w:r w:rsidRPr="00844D9A">
        <w:rPr>
          <w:rFonts w:ascii="Times New Roman" w:hAnsi="Times New Roman" w:cs="Times New Roman"/>
          <w:b/>
          <w:bCs/>
          <w:color w:val="auto"/>
          <w:sz w:val="24"/>
          <w:szCs w:val="24"/>
          <w:lang w:val="en-US"/>
        </w:rPr>
        <w:lastRenderedPageBreak/>
        <w:t xml:space="preserve">Table 3.1: </w:t>
      </w:r>
      <w:r w:rsidRPr="00844D9A">
        <w:rPr>
          <w:rFonts w:ascii="Times New Roman" w:eastAsia="Arial" w:hAnsi="Times New Roman" w:cs="Times New Roman"/>
          <w:b/>
          <w:bCs/>
          <w:color w:val="auto"/>
          <w:sz w:val="24"/>
          <w:szCs w:val="24"/>
        </w:rPr>
        <w:t>Histogram of cube configurations (</w:t>
      </w:r>
      <w:hyperlink r:id="rId20" w:history="1">
        <w:r w:rsidRPr="00844D9A">
          <w:rPr>
            <w:rStyle w:val="Hyperlink"/>
            <w:rFonts w:ascii="Times New Roman" w:eastAsia="Arial" w:hAnsi="Times New Roman" w:cs="Times New Roman"/>
            <w:b/>
            <w:bCs/>
            <w:color w:val="auto"/>
            <w:sz w:val="24"/>
            <w:szCs w:val="24"/>
            <w:u w:val="none"/>
          </w:rPr>
          <w:t>http://cube20.org/qtm/</w:t>
        </w:r>
      </w:hyperlink>
      <w:r w:rsidRPr="00844D9A">
        <w:rPr>
          <w:rFonts w:ascii="Times New Roman" w:eastAsia="Arial" w:hAnsi="Times New Roman" w:cs="Times New Roman"/>
          <w:b/>
          <w:bCs/>
          <w:color w:val="auto"/>
          <w:sz w:val="24"/>
          <w:szCs w:val="24"/>
        </w:rPr>
        <w:t>).</w:t>
      </w:r>
      <w:bookmarkEnd w:id="129"/>
    </w:p>
    <w:p w14:paraId="3E32AE07" w14:textId="77777777" w:rsidR="00461FC2" w:rsidRPr="00844D9A" w:rsidRDefault="00461FC2" w:rsidP="00844D9A">
      <w:pPr>
        <w:tabs>
          <w:tab w:val="left" w:pos="664"/>
          <w:tab w:val="left" w:pos="709"/>
        </w:tabs>
        <w:spacing w:line="480" w:lineRule="auto"/>
        <w:jc w:val="center"/>
        <w:rPr>
          <w:rFonts w:ascii="Times New Roman" w:eastAsia="Arial" w:hAnsi="Times New Roman" w:cs="Times New Roman"/>
        </w:rPr>
      </w:pPr>
      <w:r w:rsidRPr="00844D9A">
        <w:rPr>
          <w:rFonts w:ascii="Times New Roman" w:eastAsia="Arial" w:hAnsi="Times New Roman" w:cs="Times New Roman"/>
          <w:noProof/>
          <w:lang w:val="en-US"/>
        </w:rPr>
        <w:drawing>
          <wp:inline distT="0" distB="0" distL="0" distR="0" wp14:anchorId="55ABB331" wp14:editId="453E6854">
            <wp:extent cx="5286390" cy="4087352"/>
            <wp:effectExtent l="12700" t="12700" r="952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1-17 at 6.57.4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1360" cy="4122122"/>
                    </a:xfrm>
                    <a:prstGeom prst="rect">
                      <a:avLst/>
                    </a:prstGeom>
                    <a:ln>
                      <a:solidFill>
                        <a:schemeClr val="tx1"/>
                      </a:solidFill>
                    </a:ln>
                  </pic:spPr>
                </pic:pic>
              </a:graphicData>
            </a:graphic>
          </wp:inline>
        </w:drawing>
      </w:r>
    </w:p>
    <w:p w14:paraId="13167B8F" w14:textId="77777777" w:rsidR="00461FC2" w:rsidRPr="00844D9A" w:rsidRDefault="00461FC2" w:rsidP="00844D9A">
      <w:pPr>
        <w:tabs>
          <w:tab w:val="left" w:pos="709"/>
        </w:tabs>
        <w:spacing w:line="480" w:lineRule="auto"/>
        <w:jc w:val="center"/>
        <w:rPr>
          <w:rFonts w:ascii="Times New Roman" w:eastAsia="Arial" w:hAnsi="Times New Roman" w:cs="Times New Roman"/>
          <w:b/>
        </w:rPr>
      </w:pPr>
    </w:p>
    <w:p w14:paraId="608EDAD7" w14:textId="77777777" w:rsidR="00461FC2" w:rsidRPr="00844D9A" w:rsidRDefault="00461FC2" w:rsidP="00844D9A">
      <w:pPr>
        <w:pStyle w:val="Heading5"/>
        <w:numPr>
          <w:ilvl w:val="0"/>
          <w:numId w:val="53"/>
        </w:numPr>
      </w:pPr>
      <w:bookmarkStart w:id="130" w:name="_Toc15157439"/>
      <w:r w:rsidRPr="00844D9A">
        <w:t>Generating Sample Data</w:t>
      </w:r>
      <w:bookmarkEnd w:id="130"/>
    </w:p>
    <w:p w14:paraId="636E454B" w14:textId="10EB6484"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For the estimator training, it is essential to generate examples with a given distance from the objective — data examples of mixed cubes with distanced needed to be generated. In order to do this, </w:t>
      </w:r>
      <w:r w:rsidR="00BB1D39" w:rsidRPr="00844D9A">
        <w:rPr>
          <w:rFonts w:ascii="Times New Roman" w:hAnsi="Times New Roman" w:cs="Times New Roman"/>
        </w:rPr>
        <w:t xml:space="preserve">went </w:t>
      </w:r>
      <w:r w:rsidRPr="00844D9A">
        <w:rPr>
          <w:rFonts w:ascii="Times New Roman" w:hAnsi="Times New Roman" w:cs="Times New Roman"/>
        </w:rPr>
        <w:t xml:space="preserve">back </w:t>
      </w:r>
      <w:r w:rsidR="00BB1D39" w:rsidRPr="00844D9A">
        <w:rPr>
          <w:rFonts w:ascii="Times New Roman" w:hAnsi="Times New Roman" w:cs="Times New Roman"/>
        </w:rPr>
        <w:t>(to original state) randomly</w:t>
      </w:r>
      <w:r w:rsidRPr="00844D9A">
        <w:rPr>
          <w:rFonts w:ascii="Times New Roman" w:hAnsi="Times New Roman" w:cs="Times New Roman"/>
        </w:rPr>
        <w:t xml:space="preserve"> from an objective state. That provides a cube setup that is long, as it cannot be sure that there are no shorter walks that will produce the same result. </w:t>
      </w:r>
    </w:p>
    <w:p w14:paraId="18652A43" w14:textId="575494CE" w:rsidR="00461FC2" w:rsidRPr="00844D9A" w:rsidRDefault="00461FC2" w:rsidP="00844D9A">
      <w:pPr>
        <w:tabs>
          <w:tab w:val="left" w:pos="709"/>
        </w:tabs>
        <w:spacing w:line="480" w:lineRule="auto"/>
        <w:jc w:val="both"/>
        <w:rPr>
          <w:rFonts w:ascii="Times New Roman" w:eastAsia="Arial" w:hAnsi="Times New Roman" w:cs="Times New Roman"/>
          <w:b/>
        </w:rPr>
      </w:pPr>
      <w:r w:rsidRPr="00844D9A">
        <w:rPr>
          <w:rFonts w:ascii="Times New Roman" w:hAnsi="Times New Roman" w:cs="Times New Roman"/>
        </w:rPr>
        <w:t>With the distance (</w:t>
      </w:r>
      <w:r w:rsidRPr="00844D9A">
        <w:rPr>
          <w:rFonts w:ascii="Times New Roman" w:hAnsi="Times New Roman" w:cs="Times New Roman"/>
          <w:i/>
          <w:iCs/>
        </w:rPr>
        <w:t xml:space="preserve">up to </w:t>
      </w:r>
      <m:oMath>
        <m:r>
          <w:rPr>
            <w:rFonts w:ascii="Cambria Math" w:hAnsi="Cambria Math" w:cs="Times New Roman"/>
          </w:rPr>
          <m:t>d≈20</m:t>
        </m:r>
      </m:oMath>
      <w:r w:rsidRPr="00844D9A">
        <w:rPr>
          <w:rFonts w:ascii="Times New Roman" w:hAnsi="Times New Roman" w:cs="Times New Roman"/>
          <w:i/>
          <w:iCs/>
        </w:rPr>
        <w:t xml:space="preserve">, </w:t>
      </w:r>
      <w:r w:rsidRPr="00844D9A">
        <w:rPr>
          <w:rFonts w:ascii="Times New Roman" w:eastAsia="Arial" w:hAnsi="Times New Roman" w:cs="Times New Roman"/>
          <w:i/>
          <w:iCs/>
        </w:rPr>
        <w:t xml:space="preserve">refer to </w:t>
      </w:r>
      <w:r w:rsidRPr="00844D9A">
        <w:rPr>
          <w:rFonts w:ascii="Times New Roman" w:hAnsi="Times New Roman" w:cs="Times New Roman"/>
          <w:i/>
          <w:iCs/>
        </w:rPr>
        <w:t>Figure 3.</w:t>
      </w:r>
      <w:r w:rsidR="000234BE" w:rsidRPr="00844D9A">
        <w:rPr>
          <w:rFonts w:ascii="Times New Roman" w:hAnsi="Times New Roman" w:cs="Times New Roman"/>
          <w:i/>
          <w:iCs/>
        </w:rPr>
        <w:t>3</w:t>
      </w:r>
      <w:r w:rsidRPr="00844D9A">
        <w:rPr>
          <w:rFonts w:ascii="Times New Roman" w:hAnsi="Times New Roman" w:cs="Times New Roman"/>
          <w:i/>
          <w:iCs/>
        </w:rPr>
        <w:t xml:space="preserve">: </w:t>
      </w:r>
      <w:r w:rsidRPr="00844D9A">
        <w:rPr>
          <w:rFonts w:ascii="Times New Roman" w:eastAsia="Arial" w:hAnsi="Times New Roman" w:cs="Times New Roman"/>
          <w:i/>
          <w:iCs/>
        </w:rPr>
        <w:t>Histogram of cube configurations (</w:t>
      </w:r>
      <w:hyperlink r:id="rId22" w:history="1">
        <w:r w:rsidRPr="00844D9A">
          <w:rPr>
            <w:rStyle w:val="Hyperlink"/>
            <w:rFonts w:ascii="Times New Roman" w:eastAsia="Arial" w:hAnsi="Times New Roman" w:cs="Times New Roman"/>
            <w:i/>
            <w:iCs/>
            <w:color w:val="auto"/>
            <w:u w:val="none"/>
          </w:rPr>
          <w:t>http://cube20.org/qtm/</w:t>
        </w:r>
      </w:hyperlink>
      <w:r w:rsidRPr="00844D9A">
        <w:rPr>
          <w:rFonts w:ascii="Times New Roman" w:eastAsia="Arial" w:hAnsi="Times New Roman" w:cs="Times New Roman"/>
          <w:i/>
          <w:iCs/>
        </w:rPr>
        <w:t>).)</w:t>
      </w:r>
      <w:r w:rsidRPr="00844D9A">
        <w:rPr>
          <w:rFonts w:ascii="Times New Roman" w:hAnsi="Times New Roman" w:cs="Times New Roman"/>
          <w:i/>
          <w:iCs/>
        </w:rPr>
        <w:t>,</w:t>
      </w:r>
      <w:r w:rsidRPr="00844D9A">
        <w:rPr>
          <w:rFonts w:ascii="Times New Roman" w:hAnsi="Times New Roman" w:cs="Times New Roman"/>
        </w:rPr>
        <w:t xml:space="preserve"> it is necessary to increase exponentially the number of configurations with a given distance, so that intuitively the probability of a configuration of distance</w:t>
      </w:r>
      <m:oMath>
        <m:r>
          <w:rPr>
            <w:rFonts w:ascii="Cambria Math" w:hAnsi="Cambria Math" w:cs="Times New Roman"/>
          </w:rPr>
          <m:t xml:space="preserve"> d</m:t>
        </m:r>
      </m:oMath>
      <w:r w:rsidRPr="00844D9A">
        <w:rPr>
          <w:rFonts w:ascii="Times New Roman" w:hAnsi="Times New Roman" w:cs="Times New Roman"/>
        </w:rPr>
        <w:t xml:space="preserve"> (not one with a smaller distance) should be high. In order to train the estimator, it </w:t>
      </w:r>
      <w:r w:rsidRPr="00844D9A">
        <w:rPr>
          <w:rFonts w:ascii="Times New Roman" w:hAnsi="Times New Roman" w:cs="Times New Roman"/>
        </w:rPr>
        <w:lastRenderedPageBreak/>
        <w:t>must be generated numerous configurations of random cubes (almost 80,000) per training session, so that although the above is present, configurations may remain shorter than intended.</w:t>
      </w:r>
    </w:p>
    <w:p w14:paraId="7C1301E9" w14:textId="77777777" w:rsidR="00461FC2" w:rsidRPr="00844D9A" w:rsidRDefault="00461FC2" w:rsidP="00844D9A">
      <w:pPr>
        <w:tabs>
          <w:tab w:val="left" w:pos="709"/>
        </w:tabs>
        <w:spacing w:line="480" w:lineRule="auto"/>
        <w:jc w:val="both"/>
        <w:rPr>
          <w:rFonts w:ascii="Times New Roman" w:hAnsi="Times New Roman" w:cs="Times New Roman"/>
        </w:rPr>
      </w:pPr>
    </w:p>
    <w:p w14:paraId="003D42FB" w14:textId="6BDF03C5" w:rsidR="00461FC2" w:rsidRPr="00844D9A" w:rsidRDefault="00461FC2" w:rsidP="00844D9A">
      <w:pPr>
        <w:pStyle w:val="Subtitle"/>
        <w:spacing w:line="480" w:lineRule="auto"/>
        <w:jc w:val="center"/>
        <w:rPr>
          <w:rFonts w:ascii="Times New Roman" w:hAnsi="Times New Roman" w:cs="Times New Roman"/>
          <w:b/>
          <w:bCs/>
          <w:color w:val="auto"/>
          <w:sz w:val="24"/>
          <w:szCs w:val="24"/>
        </w:rPr>
      </w:pPr>
      <w:bookmarkStart w:id="131" w:name="_Toc15157476"/>
      <w:r w:rsidRPr="00844D9A">
        <w:rPr>
          <w:rFonts w:ascii="Times New Roman" w:hAnsi="Times New Roman" w:cs="Times New Roman"/>
          <w:b/>
          <w:bCs/>
          <w:color w:val="auto"/>
          <w:sz w:val="24"/>
          <w:szCs w:val="24"/>
        </w:rPr>
        <w:t>Table 3.</w:t>
      </w:r>
      <w:r w:rsidR="00F3404F" w:rsidRPr="00844D9A">
        <w:rPr>
          <w:rFonts w:ascii="Times New Roman" w:hAnsi="Times New Roman" w:cs="Times New Roman"/>
          <w:b/>
          <w:bCs/>
          <w:color w:val="auto"/>
          <w:sz w:val="24"/>
          <w:szCs w:val="24"/>
        </w:rPr>
        <w:t>2</w:t>
      </w:r>
      <w:r w:rsidRPr="00844D9A">
        <w:rPr>
          <w:rFonts w:ascii="Times New Roman" w:hAnsi="Times New Roman" w:cs="Times New Roman"/>
          <w:b/>
          <w:bCs/>
          <w:color w:val="auto"/>
          <w:sz w:val="24"/>
          <w:szCs w:val="24"/>
        </w:rPr>
        <w:t>: Average solution length, taken over 100 examples for each scramble (</w:t>
      </w:r>
      <m:oMath>
        <m:r>
          <m:rPr>
            <m:sty m:val="bi"/>
          </m:rPr>
          <w:rPr>
            <w:rFonts w:ascii="Cambria Math" w:hAnsi="Cambria Math" w:cs="Times New Roman"/>
            <w:color w:val="auto"/>
            <w:sz w:val="24"/>
            <w:szCs w:val="24"/>
          </w:rPr>
          <m:t>d</m:t>
        </m:r>
      </m:oMath>
      <w:r w:rsidRPr="00844D9A">
        <w:rPr>
          <w:rFonts w:ascii="Times New Roman" w:hAnsi="Times New Roman" w:cs="Times New Roman"/>
          <w:b/>
          <w:bCs/>
          <w:color w:val="auto"/>
          <w:sz w:val="24"/>
          <w:szCs w:val="24"/>
        </w:rPr>
        <w:t>).</w:t>
      </w:r>
      <w:bookmarkEnd w:id="131"/>
    </w:p>
    <w:tbl>
      <w:tblPr>
        <w:tblStyle w:val="TableGrid"/>
        <w:tblW w:w="0" w:type="auto"/>
        <w:jc w:val="center"/>
        <w:tblLook w:val="04A0" w:firstRow="1" w:lastRow="0" w:firstColumn="1" w:lastColumn="0" w:noHBand="0" w:noVBand="1"/>
      </w:tblPr>
      <w:tblGrid>
        <w:gridCol w:w="458"/>
        <w:gridCol w:w="694"/>
        <w:gridCol w:w="338"/>
        <w:gridCol w:w="636"/>
      </w:tblGrid>
      <w:tr w:rsidR="00461FC2" w:rsidRPr="00844D9A" w14:paraId="6572F1B9" w14:textId="77777777" w:rsidTr="000C4734">
        <w:trPr>
          <w:trHeight w:val="274"/>
          <w:jc w:val="center"/>
        </w:trPr>
        <w:tc>
          <w:tcPr>
            <w:tcW w:w="458" w:type="dxa"/>
          </w:tcPr>
          <w:p w14:paraId="493F4A0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m:oMathPara>
              <m:oMath>
                <m:r>
                  <w:rPr>
                    <w:rFonts w:ascii="Cambria Math" w:hAnsi="Cambria Math" w:cs="Times New Roman"/>
                    <w:lang w:val="en-US"/>
                  </w:rPr>
                  <m:t>d</m:t>
                </m:r>
              </m:oMath>
            </m:oMathPara>
          </w:p>
        </w:tc>
        <w:tc>
          <w:tcPr>
            <w:tcW w:w="694" w:type="dxa"/>
          </w:tcPr>
          <w:p w14:paraId="1C09081B"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w:t>
            </w:r>
          </w:p>
        </w:tc>
        <w:tc>
          <w:tcPr>
            <w:tcW w:w="338" w:type="dxa"/>
          </w:tcPr>
          <w:p w14:paraId="2188AFD4"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13CE1E74"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r w:rsidR="00461FC2" w:rsidRPr="00844D9A" w14:paraId="08406EA2" w14:textId="77777777" w:rsidTr="000C4734">
        <w:trPr>
          <w:jc w:val="center"/>
        </w:trPr>
        <w:tc>
          <w:tcPr>
            <w:tcW w:w="458" w:type="dxa"/>
          </w:tcPr>
          <w:p w14:paraId="05B03F25" w14:textId="77777777" w:rsidR="00461FC2" w:rsidRPr="00844D9A" w:rsidRDefault="00F47DE0"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oMath>
            </m:oMathPara>
          </w:p>
        </w:tc>
        <w:tc>
          <w:tcPr>
            <w:tcW w:w="694" w:type="dxa"/>
          </w:tcPr>
          <w:p w14:paraId="5573285C"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3DE03AEC"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5E413FFB"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r w:rsidR="00461FC2" w:rsidRPr="00844D9A" w14:paraId="3EF993D5" w14:textId="77777777" w:rsidTr="000C4734">
        <w:trPr>
          <w:jc w:val="center"/>
        </w:trPr>
        <w:tc>
          <w:tcPr>
            <w:tcW w:w="458" w:type="dxa"/>
          </w:tcPr>
          <w:p w14:paraId="2AE0E64A" w14:textId="77777777" w:rsidR="00461FC2" w:rsidRPr="00844D9A" w:rsidRDefault="00F47DE0"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m:oMathPara>
          </w:p>
        </w:tc>
        <w:tc>
          <w:tcPr>
            <w:tcW w:w="694" w:type="dxa"/>
          </w:tcPr>
          <w:p w14:paraId="10EF6985"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4BAFD57A"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339D9212"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9.14</w:t>
            </w:r>
          </w:p>
        </w:tc>
      </w:tr>
      <w:tr w:rsidR="00461FC2" w:rsidRPr="00844D9A" w14:paraId="2E3A45BB" w14:textId="77777777" w:rsidTr="000C4734">
        <w:trPr>
          <w:jc w:val="center"/>
        </w:trPr>
        <w:tc>
          <w:tcPr>
            <w:tcW w:w="458" w:type="dxa"/>
          </w:tcPr>
          <w:p w14:paraId="07A91D50" w14:textId="77777777" w:rsidR="00461FC2" w:rsidRPr="00844D9A" w:rsidRDefault="00F47DE0" w:rsidP="00844D9A">
            <w:pPr>
              <w:tabs>
                <w:tab w:val="left" w:pos="709"/>
              </w:tabs>
              <w:spacing w:line="480" w:lineRule="auto"/>
              <w:contextualSpacing/>
              <w:jc w:val="center"/>
              <w:rPr>
                <w:rFonts w:ascii="Times New Roman" w:hAnsi="Times New Roman" w:cs="Times New Roman"/>
                <w:lang w:val="en-US"/>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oMath>
            </m:oMathPara>
          </w:p>
        </w:tc>
        <w:tc>
          <w:tcPr>
            <w:tcW w:w="694" w:type="dxa"/>
          </w:tcPr>
          <w:p w14:paraId="7DD62BB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7.02</w:t>
            </w:r>
          </w:p>
        </w:tc>
        <w:tc>
          <w:tcPr>
            <w:tcW w:w="338" w:type="dxa"/>
          </w:tcPr>
          <w:p w14:paraId="1C594C9A"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8</w:t>
            </w:r>
          </w:p>
        </w:tc>
        <w:tc>
          <w:tcPr>
            <w:tcW w:w="236" w:type="dxa"/>
          </w:tcPr>
          <w:p w14:paraId="28DC807F" w14:textId="77777777" w:rsidR="00461FC2" w:rsidRPr="00844D9A" w:rsidRDefault="00461FC2" w:rsidP="00844D9A">
            <w:pPr>
              <w:tabs>
                <w:tab w:val="left" w:pos="709"/>
              </w:tabs>
              <w:spacing w:line="480" w:lineRule="auto"/>
              <w:contextualSpacing/>
              <w:jc w:val="center"/>
              <w:rPr>
                <w:rFonts w:ascii="Times New Roman" w:hAnsi="Times New Roman" w:cs="Times New Roman"/>
                <w:lang w:val="en-US"/>
              </w:rPr>
            </w:pPr>
            <w:r w:rsidRPr="00844D9A">
              <w:rPr>
                <w:rFonts w:ascii="Times New Roman" w:hAnsi="Times New Roman" w:cs="Times New Roman"/>
                <w:lang w:val="en-US"/>
              </w:rPr>
              <w:t>9</w:t>
            </w:r>
          </w:p>
        </w:tc>
      </w:tr>
    </w:tbl>
    <w:p w14:paraId="0C91D640" w14:textId="77777777" w:rsidR="00461FC2" w:rsidRPr="00844D9A" w:rsidRDefault="00461FC2" w:rsidP="00844D9A">
      <w:pPr>
        <w:tabs>
          <w:tab w:val="left" w:pos="709"/>
        </w:tabs>
        <w:spacing w:line="480" w:lineRule="auto"/>
        <w:jc w:val="center"/>
        <w:rPr>
          <w:rFonts w:ascii="Times New Roman" w:hAnsi="Times New Roman" w:cs="Times New Roman"/>
          <w:lang w:val="en-US"/>
        </w:rPr>
      </w:pPr>
    </w:p>
    <w:p w14:paraId="51D51B62" w14:textId="77777777"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Used three methods to remove these cases:</w:t>
      </w:r>
    </w:p>
    <w:p w14:paraId="77885909" w14:textId="087DCEF7"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(Trivial) Keep a set of visited states and make sure that do</w:t>
      </w:r>
      <w:r w:rsidR="00E93686">
        <w:rPr>
          <w:rFonts w:ascii="Times New Roman" w:hAnsi="Times New Roman" w:cs="Times New Roman"/>
        </w:rPr>
        <w:t>es</w:t>
      </w:r>
      <w:r w:rsidRPr="00844D9A">
        <w:rPr>
          <w:rFonts w:ascii="Times New Roman" w:hAnsi="Times New Roman" w:cs="Times New Roman"/>
        </w:rPr>
        <w:t xml:space="preserve"> not repeat, and already visited </w:t>
      </w:r>
      <w:r w:rsidR="00E93686">
        <w:rPr>
          <w:rFonts w:ascii="Times New Roman" w:hAnsi="Times New Roman" w:cs="Times New Roman"/>
        </w:rPr>
        <w:t xml:space="preserve">the </w:t>
      </w:r>
      <w:r w:rsidRPr="00844D9A">
        <w:rPr>
          <w:rFonts w:ascii="Times New Roman" w:hAnsi="Times New Roman" w:cs="Times New Roman"/>
        </w:rPr>
        <w:t xml:space="preserve">state during the walk. </w:t>
      </w:r>
    </w:p>
    <w:p w14:paraId="44CCB7B0" w14:textId="634F2056"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Three or more identical movements disallow. The sequence </w:t>
      </w:r>
      <m:oMath>
        <m:r>
          <w:rPr>
            <w:rFonts w:ascii="Cambria Math" w:hAnsi="Cambria Math" w:cs="Times New Roman"/>
          </w:rPr>
          <m:t>F, B, F, B, F'</m:t>
        </m:r>
      </m:oMath>
      <w:r w:rsidR="00E93686">
        <w:rPr>
          <w:rFonts w:ascii="Times New Roman" w:hAnsi="Times New Roman" w:cs="Times New Roman"/>
        </w:rPr>
        <w:t>, for example,</w:t>
      </w:r>
      <w:r w:rsidRPr="00844D9A">
        <w:rPr>
          <w:rFonts w:ascii="Times New Roman" w:hAnsi="Times New Roman" w:cs="Times New Roman"/>
        </w:rPr>
        <w:t xml:space="preserve"> is limited to </w:t>
      </w:r>
      <m:oMath>
        <m:r>
          <w:rPr>
            <w:rFonts w:ascii="Cambria Math" w:hAnsi="Cambria Math" w:cs="Times New Roman"/>
          </w:rPr>
          <m:t>F'</m:t>
        </m:r>
      </m:oMath>
      <w:r w:rsidRPr="00844D9A">
        <w:rPr>
          <w:rFonts w:ascii="Times New Roman" w:hAnsi="Times New Roman" w:cs="Times New Roman"/>
        </w:rPr>
        <w:t>.</w:t>
      </w:r>
    </w:p>
    <w:p w14:paraId="7CAFB9DE" w14:textId="77777777" w:rsidR="00461FC2" w:rsidRPr="00844D9A" w:rsidRDefault="00461FC2" w:rsidP="00844D9A">
      <w:pPr>
        <w:pStyle w:val="ListParagraph"/>
        <w:numPr>
          <w:ilvl w:val="0"/>
          <w:numId w:val="26"/>
        </w:numPr>
        <w:tabs>
          <w:tab w:val="left" w:pos="709"/>
        </w:tabs>
        <w:spacing w:line="480" w:lineRule="auto"/>
        <w:jc w:val="both"/>
        <w:rPr>
          <w:rFonts w:ascii="Times New Roman" w:hAnsi="Times New Roman" w:cs="Times New Roman"/>
        </w:rPr>
      </w:pPr>
      <w:r w:rsidRPr="00844D9A">
        <w:rPr>
          <w:rFonts w:ascii="Times New Roman" w:hAnsi="Times New Roman" w:cs="Times New Roman"/>
        </w:rPr>
        <w:t>If they commute, two actions are independent. Independent actions, in this case, are actions that operate on the face of the other cube (the front and the back). Later decide to order those actions (the front is smaller than the back) for any two independent actions. If two next actions are independent, the smaller one must come first in any given sequence of actions. For this purpose, generating a more extended sequence of measures in the random walk and then use a variant of Bubble Sorting to exchange inappropriate actions. Finally, used the previous steps to reduce redundant measures after sorting the sequence.</w:t>
      </w:r>
    </w:p>
    <w:p w14:paraId="24CFC0EA" w14:textId="77777777" w:rsidR="004A62DC" w:rsidRPr="00844D9A" w:rsidRDefault="004A62DC" w:rsidP="00844D9A">
      <w:pPr>
        <w:tabs>
          <w:tab w:val="left" w:pos="709"/>
        </w:tabs>
        <w:spacing w:line="480" w:lineRule="auto"/>
        <w:rPr>
          <w:rFonts w:ascii="Times New Roman" w:hAnsi="Times New Roman" w:cs="Times New Roman"/>
        </w:rPr>
      </w:pPr>
    </w:p>
    <w:p w14:paraId="026D88D7" w14:textId="77777777" w:rsidR="00461FC2" w:rsidRPr="00844D9A" w:rsidRDefault="00461FC2" w:rsidP="00844D9A">
      <w:pPr>
        <w:pStyle w:val="Heading6"/>
        <w:numPr>
          <w:ilvl w:val="5"/>
          <w:numId w:val="57"/>
        </w:numPr>
        <w:rPr>
          <w:rFonts w:eastAsiaTheme="minorEastAsia"/>
        </w:rPr>
      </w:pPr>
      <w:bookmarkStart w:id="132" w:name="_Toc15157440"/>
      <w:r w:rsidRPr="00844D9A">
        <w:t>Allocation for Choosing the scrambles (</w:t>
      </w:r>
      <m:oMath>
        <m:r>
          <m:rPr>
            <m:sty m:val="bi"/>
          </m:rPr>
          <w:rPr>
            <w:rFonts w:ascii="Cambria Math" w:hAnsi="Cambria Math"/>
          </w:rPr>
          <m:t>d</m:t>
        </m:r>
      </m:oMath>
      <w:r w:rsidRPr="00844D9A">
        <w:rPr>
          <w:rFonts w:eastAsiaTheme="minorEastAsia"/>
        </w:rPr>
        <w:t>)</w:t>
      </w:r>
      <w:bookmarkEnd w:id="132"/>
    </w:p>
    <w:p w14:paraId="3F274917" w14:textId="77777777"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As noted, each example of training is produced by selecting the length of the random path, indicated by </w:t>
      </w:r>
      <m:oMath>
        <m:r>
          <w:rPr>
            <w:rFonts w:ascii="Cambria Math" w:hAnsi="Cambria Math" w:cs="Times New Roman"/>
          </w:rPr>
          <m:t>d</m:t>
        </m:r>
      </m:oMath>
      <w:r w:rsidRPr="00844D9A">
        <w:rPr>
          <w:rFonts w:ascii="Times New Roman" w:hAnsi="Times New Roman" w:cs="Times New Roman"/>
        </w:rPr>
        <w:t xml:space="preserve"> first and then creating an altered sequence of measures of length </w:t>
      </w:r>
      <m:oMath>
        <m:r>
          <w:rPr>
            <w:rFonts w:ascii="Cambria Math" w:hAnsi="Cambria Math" w:cs="Times New Roman"/>
          </w:rPr>
          <m:t>d</m:t>
        </m:r>
      </m:oMath>
      <w:r w:rsidRPr="00844D9A">
        <w:rPr>
          <w:rFonts w:ascii="Times New Roman" w:hAnsi="Times New Roman" w:cs="Times New Roman"/>
        </w:rPr>
        <w:t>.</w:t>
      </w:r>
    </w:p>
    <w:p w14:paraId="612BDEE8" w14:textId="205695C1" w:rsidR="00461FC2" w:rsidRPr="00844D9A" w:rsidRDefault="00461FC2"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 xml:space="preserve">As the number of configurations grows exponentially, it does not make much sense to uniformly choose </w:t>
      </w:r>
      <m:oMath>
        <m:r>
          <w:rPr>
            <w:rFonts w:ascii="Cambria Math" w:hAnsi="Cambria Math" w:cs="Times New Roman"/>
          </w:rPr>
          <m:t>d</m:t>
        </m:r>
      </m:oMath>
      <w:r w:rsidRPr="00844D9A">
        <w:rPr>
          <w:rFonts w:ascii="Times New Roman" w:hAnsi="Times New Roman" w:cs="Times New Roman"/>
        </w:rPr>
        <w:t xml:space="preserve"> from a set</w:t>
      </w:r>
      <w:r w:rsidR="008475E9" w:rsidRPr="00844D9A">
        <w:rPr>
          <w:rFonts w:ascii="Times New Roman" w:hAnsi="Times New Roman" w:cs="Times New Roman"/>
        </w:rPr>
        <w:t xml:space="preserve"> </w:t>
      </w:r>
      <w:r w:rsidRPr="00844D9A">
        <w:rPr>
          <w:rFonts w:ascii="Times New Roman" w:hAnsi="Times New Roman" w:cs="Times New Roman"/>
        </w:rPr>
        <w:t xml:space="preserve">{ </w:t>
      </w:r>
      <m:oMath>
        <m:r>
          <w:rPr>
            <w:rFonts w:ascii="Cambria Math" w:hAnsi="Cambria Math" w:cs="Times New Roman"/>
          </w:rPr>
          <m:t>0,1,...,</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844D9A">
        <w:rPr>
          <w:rFonts w:ascii="Times New Roman" w:hAnsi="Times New Roman" w:cs="Times New Roman"/>
        </w:rPr>
        <w:t xml:space="preserve">}. In fact, the learned model was not performable on larger distances after trying to train this way. </w:t>
      </w:r>
    </w:p>
    <w:p w14:paraId="10055C01" w14:textId="49448B78" w:rsidR="00F5512D" w:rsidRPr="00844D9A" w:rsidRDefault="00461FC2"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 xml:space="preserve">On the other hand, the choice of </w:t>
      </w:r>
      <m:oMath>
        <m:r>
          <w:rPr>
            <w:rFonts w:ascii="Cambria Math" w:hAnsi="Cambria Math" w:cs="Times New Roman"/>
          </w:rPr>
          <m:t>d</m:t>
        </m:r>
      </m:oMath>
      <w:r w:rsidRPr="00844D9A">
        <w:rPr>
          <w:rFonts w:ascii="Times New Roman" w:hAnsi="Times New Roman" w:cs="Times New Roman"/>
        </w:rPr>
        <w:t xml:space="preserve"> does not work well either according to the "actual" configuration allocation. Almost every time the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Pr="00844D9A">
        <w:rPr>
          <w:rFonts w:ascii="Times New Roman" w:hAnsi="Times New Roman" w:cs="Times New Roman"/>
        </w:rPr>
        <w:t xml:space="preserve"> value is selected, and the model does not perform well in short-distance settings. Such a model could not be used in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Pr="00844D9A">
        <w:rPr>
          <w:rFonts w:ascii="Times New Roman" w:hAnsi="Times New Roman" w:cs="Times New Roman"/>
        </w:rPr>
        <w:t xml:space="preserve"> as a solved cube is not recognized.</w:t>
      </w:r>
      <w:r w:rsidR="008475E9" w:rsidRPr="00844D9A">
        <w:rPr>
          <w:rFonts w:ascii="Times New Roman" w:hAnsi="Times New Roman" w:cs="Times New Roman"/>
        </w:rPr>
        <w:t xml:space="preserve"> The solution was to take a convex combination of the two distributions. </w:t>
      </w:r>
      <w:r w:rsidR="00B24EBE" w:rsidRPr="00B24EBE">
        <w:rPr>
          <w:rFonts w:ascii="Times New Roman" w:hAnsi="Times New Roman" w:cs="Times New Roman"/>
        </w:rPr>
        <w:t>Indicate</w:t>
      </w:r>
      <w:r w:rsidR="00B24EBE">
        <w:rPr>
          <w:rFonts w:ascii="Times New Roman" w:hAnsi="Times New Roman" w:cs="Times New Roman"/>
        </w:rPr>
        <w:t xml:space="preserve"> </w:t>
      </w:r>
      <w:r w:rsidR="008475E9" w:rsidRPr="00844D9A">
        <w:rPr>
          <w:rFonts w:ascii="Times New Roman" w:hAnsi="Times New Roman" w:cs="Times New Roman"/>
        </w:rPr>
        <w:t xml:space="preserve">by </w:t>
      </w:r>
      <m:oMath>
        <m:acc>
          <m:accPr>
            <m:chr m:val="⃑"/>
            <m:ctrlPr>
              <w:rPr>
                <w:rFonts w:ascii="Cambria Math" w:hAnsi="Cambria Math" w:cs="Times New Roman"/>
                <w:i/>
              </w:rPr>
            </m:ctrlPr>
          </m:accPr>
          <m:e>
            <m:r>
              <w:rPr>
                <w:rFonts w:ascii="Cambria Math" w:hAnsi="Cambria Math" w:cs="Times New Roman"/>
              </w:rPr>
              <m:t>ρ</m:t>
            </m:r>
          </m:e>
        </m:acc>
      </m:oMath>
      <w:r w:rsidR="008475E9" w:rsidRPr="00844D9A">
        <w:rPr>
          <w:rFonts w:ascii="Times New Roman" w:eastAsiaTheme="minorEastAsia" w:hAnsi="Times New Roman" w:cs="Times New Roman"/>
        </w:rPr>
        <w:t xml:space="preserve"> the real </w:t>
      </w:r>
      <w:r w:rsidR="00B24EBE" w:rsidRPr="00844D9A">
        <w:rPr>
          <w:rFonts w:ascii="Times New Roman" w:eastAsiaTheme="minorEastAsia" w:hAnsi="Times New Roman" w:cs="Times New Roman"/>
        </w:rPr>
        <w:t>distribution</w:t>
      </w:r>
      <w:r w:rsidR="00B24EBE" w:rsidRPr="00844D9A" w:rsidDel="00B24EBE">
        <w:rPr>
          <w:rFonts w:ascii="Times New Roman" w:eastAsiaTheme="minorEastAsia" w:hAnsi="Times New Roman" w:cs="Times New Roman"/>
        </w:rPr>
        <w:t xml:space="preserve"> </w:t>
      </w:r>
      <w:r w:rsidR="008475E9" w:rsidRPr="00844D9A">
        <w:rPr>
          <w:rFonts w:ascii="Times New Roman" w:eastAsiaTheme="minorEastAsia" w:hAnsi="Times New Roman" w:cs="Times New Roman"/>
        </w:rPr>
        <w:t>, and by</w:t>
      </w:r>
      <w:r w:rsidR="008475E9" w:rsidRPr="00844D9A">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u</m:t>
            </m:r>
          </m:e>
        </m:acc>
      </m:oMath>
      <w:r w:rsidR="008475E9" w:rsidRPr="00844D9A">
        <w:rPr>
          <w:rFonts w:ascii="Times New Roman" w:eastAsiaTheme="minorEastAsia" w:hAnsi="Times New Roman" w:cs="Times New Roman"/>
        </w:rPr>
        <w:t xml:space="preserve"> the uniform one, both over </w:t>
      </w:r>
      <w:r w:rsidR="008475E9" w:rsidRPr="00844D9A">
        <w:rPr>
          <w:rFonts w:ascii="Times New Roman" w:hAnsi="Times New Roman" w:cs="Times New Roman"/>
        </w:rPr>
        <w:t xml:space="preserve">{ </w:t>
      </w:r>
      <m:oMath>
        <m:r>
          <w:rPr>
            <w:rFonts w:ascii="Cambria Math" w:hAnsi="Cambria Math" w:cs="Times New Roman"/>
          </w:rPr>
          <m:t>0,1,...,</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max</m:t>
            </m:r>
          </m:sub>
        </m:sSub>
      </m:oMath>
      <w:r w:rsidR="008475E9" w:rsidRPr="00844D9A">
        <w:rPr>
          <w:rFonts w:ascii="Times New Roman" w:hAnsi="Times New Roman" w:cs="Times New Roman"/>
        </w:rPr>
        <w:t xml:space="preserve">}, </w:t>
      </w:r>
      <w:r w:rsidR="00B24EBE" w:rsidRPr="00B24EBE">
        <w:rPr>
          <w:rFonts w:ascii="Times New Roman" w:hAnsi="Times New Roman" w:cs="Times New Roman"/>
        </w:rPr>
        <w:t xml:space="preserve">at that point pick </w:t>
      </w:r>
      <w:r w:rsidR="00B24EBE" w:rsidRPr="00B24EBE">
        <w:rPr>
          <w:rFonts w:ascii="Times New Roman" w:hAnsi="Times New Roman" w:cs="Times New Roman"/>
          <w:i/>
          <w:iCs/>
        </w:rPr>
        <w:t xml:space="preserve">d </w:t>
      </w:r>
      <w:r w:rsidR="00B24EBE" w:rsidRPr="00B24EBE">
        <w:rPr>
          <w:rFonts w:ascii="Times New Roman" w:hAnsi="Times New Roman" w:cs="Times New Roman"/>
        </w:rPr>
        <w:t>from this set by</w:t>
      </w:r>
      <m:oMath>
        <m:r>
          <w:rPr>
            <w:rFonts w:ascii="Cambria Math" w:hAnsi="Cambria Math" w:cs="Times New Roman"/>
          </w:rPr>
          <m:t>α</m:t>
        </m:r>
        <m:acc>
          <m:accPr>
            <m:chr m:val="⃑"/>
            <m:ctrlPr>
              <w:rPr>
                <w:rFonts w:ascii="Cambria Math" w:hAnsi="Cambria Math" w:cs="Times New Roman"/>
                <w:i/>
              </w:rPr>
            </m:ctrlPr>
          </m:accPr>
          <m:e>
            <m:r>
              <w:rPr>
                <w:rFonts w:ascii="Cambria Math" w:hAnsi="Cambria Math" w:cs="Times New Roman"/>
              </w:rPr>
              <m:t>ρ</m:t>
            </m:r>
          </m:e>
        </m:acc>
      </m:oMath>
      <w:r w:rsidR="008475E9" w:rsidRPr="00844D9A">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(1-</w:t>
      </w:r>
      <m:oMath>
        <m:r>
          <w:rPr>
            <w:rFonts w:ascii="Cambria Math" w:hAnsi="Cambria Math" w:cs="Times New Roman"/>
          </w:rPr>
          <m:t xml:space="preserve"> α</m:t>
        </m:r>
      </m:oMath>
      <w:r w:rsidR="00F5512D" w:rsidRPr="00844D9A">
        <w:rPr>
          <w:rFonts w:ascii="Times New Roman" w:eastAsiaTheme="minorEastAsia" w:hAnsi="Times New Roman" w:cs="Times New Roman"/>
        </w:rPr>
        <w:t xml:space="preserve">) for </w:t>
      </w:r>
      <m:oMath>
        <m:r>
          <w:rPr>
            <w:rFonts w:ascii="Cambria Math" w:hAnsi="Cambria Math" w:cs="Times New Roman"/>
          </w:rPr>
          <m:t>α ∈(0,1)</m:t>
        </m:r>
      </m:oMath>
      <w:r w:rsidR="00F5512D" w:rsidRPr="00844D9A">
        <w:rPr>
          <w:rFonts w:ascii="Times New Roman" w:eastAsiaTheme="minorEastAsia" w:hAnsi="Times New Roman" w:cs="Times New Roman"/>
        </w:rPr>
        <w:t xml:space="preserve">, </w:t>
      </w:r>
      <w:r w:rsidR="00B24EBE" w:rsidRPr="00B24EBE">
        <w:rPr>
          <w:rFonts w:ascii="Times New Roman" w:eastAsiaTheme="minorEastAsia" w:hAnsi="Times New Roman" w:cs="Times New Roman"/>
        </w:rPr>
        <w:t>which is clearly a substantial</w:t>
      </w:r>
      <w:r w:rsidR="00B24EBE">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distribution.</w:t>
      </w:r>
      <w:r w:rsidR="00F5512D" w:rsidRPr="00844D9A">
        <w:rPr>
          <w:rFonts w:ascii="Times New Roman" w:hAnsi="Times New Roman" w:cs="Times New Roman"/>
        </w:rPr>
        <w:t xml:space="preserve"> </w:t>
      </w:r>
      <w:r w:rsidR="00F5512D" w:rsidRPr="00844D9A">
        <w:rPr>
          <w:rFonts w:ascii="Times New Roman" w:eastAsiaTheme="minorEastAsia" w:hAnsi="Times New Roman" w:cs="Times New Roman"/>
        </w:rPr>
        <w:t>Finally chose</w:t>
      </w:r>
      <m:oMath>
        <m:r>
          <w:rPr>
            <w:rFonts w:ascii="Cambria Math" w:hAnsi="Cambria Math" w:cs="Times New Roman"/>
          </w:rPr>
          <m:t xml:space="preserve"> α=0.1</m:t>
        </m:r>
      </m:oMath>
      <w:r w:rsidR="00F5512D" w:rsidRPr="00844D9A">
        <w:rPr>
          <w:rFonts w:ascii="Times New Roman" w:eastAsiaTheme="minorEastAsia" w:hAnsi="Times New Roman" w:cs="Times New Roman"/>
        </w:rPr>
        <w:t xml:space="preserve"> which </w:t>
      </w:r>
      <w:r w:rsidR="00B24EBE" w:rsidRPr="00B24EBE">
        <w:rPr>
          <w:rFonts w:ascii="Times New Roman" w:eastAsiaTheme="minorEastAsia" w:hAnsi="Times New Roman" w:cs="Times New Roman"/>
        </w:rPr>
        <w:t>appeared</w:t>
      </w:r>
      <w:r w:rsidR="00B24EBE">
        <w:rPr>
          <w:rFonts w:ascii="Times New Roman" w:eastAsiaTheme="minorEastAsia" w:hAnsi="Times New Roman" w:cs="Times New Roman"/>
        </w:rPr>
        <w:t xml:space="preserve"> </w:t>
      </w:r>
      <w:r w:rsidR="00F5512D" w:rsidRPr="00844D9A">
        <w:rPr>
          <w:rFonts w:ascii="Times New Roman" w:eastAsiaTheme="minorEastAsia" w:hAnsi="Times New Roman" w:cs="Times New Roman"/>
        </w:rPr>
        <w:t>to work best.</w:t>
      </w:r>
    </w:p>
    <w:p w14:paraId="6397A411" w14:textId="77777777" w:rsidR="00500FD7" w:rsidRPr="00844D9A" w:rsidRDefault="00500FD7" w:rsidP="00844D9A">
      <w:pPr>
        <w:tabs>
          <w:tab w:val="left" w:pos="709"/>
        </w:tabs>
        <w:spacing w:line="480" w:lineRule="auto"/>
        <w:jc w:val="both"/>
        <w:rPr>
          <w:rFonts w:ascii="Times New Roman" w:hAnsi="Times New Roman" w:cs="Times New Roman"/>
        </w:rPr>
      </w:pPr>
    </w:p>
    <w:p w14:paraId="79D973A5" w14:textId="70FBD643" w:rsidR="00C4662A" w:rsidRPr="00844D9A" w:rsidRDefault="00283B35" w:rsidP="00844D9A">
      <w:pPr>
        <w:pStyle w:val="Heading4"/>
        <w:numPr>
          <w:ilvl w:val="3"/>
          <w:numId w:val="13"/>
        </w:numPr>
        <w:tabs>
          <w:tab w:val="left" w:pos="709"/>
        </w:tabs>
      </w:pPr>
      <w:bookmarkStart w:id="133" w:name="_Toc15157441"/>
      <w:r w:rsidRPr="00844D9A">
        <w:t>Admissible Heuristics</w:t>
      </w:r>
      <w:bookmarkEnd w:id="133"/>
    </w:p>
    <w:p w14:paraId="5F4707EA" w14:textId="33E4DEA8" w:rsidR="00325FD6" w:rsidRPr="00844D9A" w:rsidRDefault="00325FD6" w:rsidP="00844D9A">
      <w:pPr>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For this research </w:t>
      </w:r>
      <w:r w:rsidR="00E66541" w:rsidRPr="00844D9A">
        <w:rPr>
          <w:rFonts w:ascii="Times New Roman" w:hAnsi="Times New Roman" w:cs="Times New Roman"/>
          <w:lang w:val="en-US"/>
        </w:rPr>
        <w:t xml:space="preserve">paper, </w:t>
      </w:r>
      <w:r w:rsidRPr="00844D9A">
        <w:rPr>
          <w:rFonts w:ascii="Times New Roman" w:hAnsi="Times New Roman" w:cs="Times New Roman"/>
          <w:lang w:val="en-US"/>
        </w:rPr>
        <w:t>two</w:t>
      </w:r>
      <w:r w:rsidR="00B52319" w:rsidRPr="00844D9A">
        <w:rPr>
          <w:rFonts w:ascii="Times New Roman" w:hAnsi="Times New Roman" w:cs="Times New Roman"/>
          <w:lang w:val="en-US"/>
        </w:rPr>
        <w:t xml:space="preserve"> </w:t>
      </w:r>
      <w:r w:rsidRPr="00844D9A">
        <w:rPr>
          <w:rFonts w:ascii="Times New Roman" w:hAnsi="Times New Roman" w:cs="Times New Roman"/>
          <w:lang w:val="en-US"/>
        </w:rPr>
        <w:t>admissible heuristic rules are used</w:t>
      </w:r>
      <w:r w:rsidR="00B52319" w:rsidRPr="00844D9A">
        <w:rPr>
          <w:rFonts w:ascii="Times New Roman" w:hAnsi="Times New Roman" w:cs="Times New Roman"/>
          <w:lang w:val="en-US"/>
        </w:rPr>
        <w:t>, Maximum Misplaced Edge Cubes in Face of Rubik’s Cube and Minimum Misplaced Edge Cubes in Rubik’s Cube Face</w:t>
      </w:r>
      <w:r w:rsidR="00F2706D" w:rsidRPr="00844D9A">
        <w:rPr>
          <w:rFonts w:ascii="Times New Roman" w:hAnsi="Times New Roman" w:cs="Times New Roman"/>
          <w:lang w:val="en-US"/>
        </w:rPr>
        <w:t>.</w:t>
      </w:r>
    </w:p>
    <w:p w14:paraId="4D157F1F" w14:textId="77777777" w:rsidR="007D6F80" w:rsidRPr="00844D9A" w:rsidRDefault="007D6F80" w:rsidP="00844D9A">
      <w:pPr>
        <w:spacing w:line="480" w:lineRule="auto"/>
        <w:rPr>
          <w:rFonts w:ascii="Times New Roman" w:hAnsi="Times New Roman" w:cs="Times New Roman"/>
          <w:lang w:val="en-US"/>
        </w:rPr>
      </w:pPr>
    </w:p>
    <w:p w14:paraId="07808D71" w14:textId="26B1D466" w:rsidR="000610D3" w:rsidRPr="00844D9A" w:rsidRDefault="009707E4" w:rsidP="00844D9A">
      <w:pPr>
        <w:pStyle w:val="Heading5"/>
        <w:numPr>
          <w:ilvl w:val="4"/>
          <w:numId w:val="58"/>
        </w:numPr>
      </w:pPr>
      <w:bookmarkStart w:id="134" w:name="_Toc15157442"/>
      <w:r w:rsidRPr="00844D9A">
        <w:t>Max</w:t>
      </w:r>
      <w:r w:rsidR="004F45B0" w:rsidRPr="00844D9A">
        <w:t>imum</w:t>
      </w:r>
      <w:r w:rsidRPr="00844D9A">
        <w:t xml:space="preserve"> Misplaced Edge</w:t>
      </w:r>
      <w:r w:rsidR="00524448" w:rsidRPr="00844D9A">
        <w:t xml:space="preserve">s </w:t>
      </w:r>
      <w:r w:rsidRPr="00844D9A">
        <w:t>Cubes in</w:t>
      </w:r>
      <w:r w:rsidR="00994CDE" w:rsidRPr="00844D9A">
        <w:t xml:space="preserve"> Rubik’s Cube</w:t>
      </w:r>
      <w:r w:rsidRPr="00844D9A">
        <w:t xml:space="preserve"> Face</w:t>
      </w:r>
      <w:bookmarkEnd w:id="134"/>
    </w:p>
    <w:p w14:paraId="0DD191C5" w14:textId="620BCABC" w:rsidR="00540CF9" w:rsidRPr="00844D9A" w:rsidRDefault="004D44AF"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Maximum Misplaced Edge Cubes in Rubik’s Cube Face is one of the admissible heuristic rules. In this rule, which finding the maximum misplaced edges of the misplaced edges of cubes from the original </w:t>
      </w:r>
      <w:r w:rsidR="00E93686" w:rsidRPr="00844D9A">
        <w:rPr>
          <w:rFonts w:ascii="Times New Roman" w:hAnsi="Times New Roman" w:cs="Times New Roman"/>
          <w:lang w:val="en-US"/>
        </w:rPr>
        <w:t>cent</w:t>
      </w:r>
      <w:r w:rsidR="00E93686">
        <w:rPr>
          <w:rFonts w:ascii="Times New Roman" w:hAnsi="Times New Roman" w:cs="Times New Roman"/>
          <w:lang w:val="en-US"/>
        </w:rPr>
        <w:t>re</w:t>
      </w:r>
      <w:r w:rsidR="00E93686" w:rsidRPr="00844D9A">
        <w:rPr>
          <w:rFonts w:ascii="Times New Roman" w:hAnsi="Times New Roman" w:cs="Times New Roman"/>
          <w:lang w:val="en-US"/>
        </w:rPr>
        <w:t xml:space="preserve">piece </w:t>
      </w:r>
      <w:r w:rsidRPr="00844D9A">
        <w:rPr>
          <w:rFonts w:ascii="Times New Roman" w:hAnsi="Times New Roman" w:cs="Times New Roman"/>
          <w:lang w:val="en-US"/>
        </w:rPr>
        <w:t>of the cube.</w:t>
      </w:r>
      <w:r w:rsidR="00AB5691" w:rsidRPr="00844D9A">
        <w:rPr>
          <w:rFonts w:ascii="Times New Roman" w:hAnsi="Times New Roman" w:cs="Times New Roman"/>
          <w:lang w:val="en-US"/>
        </w:rPr>
        <w:t xml:space="preserve"> This due the random scrambled may contain one of the permutations of misplaced edges of the cube.</w:t>
      </w:r>
    </w:p>
    <w:p w14:paraId="11F547DF" w14:textId="7888329F" w:rsidR="004D44AF" w:rsidRPr="00844D9A" w:rsidRDefault="004D44AF" w:rsidP="00844D9A">
      <w:pPr>
        <w:spacing w:line="480" w:lineRule="auto"/>
        <w:rPr>
          <w:rFonts w:ascii="Times New Roman" w:hAnsi="Times New Roman" w:cs="Times New Roman"/>
          <w:lang w:val="en-US"/>
        </w:rPr>
      </w:pPr>
      <w:r w:rsidRPr="00844D9A">
        <w:rPr>
          <w:rFonts w:ascii="Times New Roman" w:hAnsi="Times New Roman" w:cs="Times New Roman"/>
          <w:lang w:val="en-US"/>
        </w:rPr>
        <w:lastRenderedPageBreak/>
        <w:t xml:space="preserve">Each face of Rubik’s cube, more than one number of wrong edge cubes will take place. For example, the white face of Rubik’s cube will have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maximum of 4 misplaced of </w:t>
      </w:r>
      <w:r w:rsidR="004429F3" w:rsidRPr="00844D9A">
        <w:rPr>
          <w:rFonts w:ascii="Times New Roman" w:hAnsi="Times New Roman" w:cs="Times New Roman"/>
          <w:lang w:val="en-US"/>
        </w:rPr>
        <w:t xml:space="preserve">yellow </w:t>
      </w:r>
      <w:r w:rsidRPr="00844D9A">
        <w:rPr>
          <w:rFonts w:ascii="Times New Roman" w:hAnsi="Times New Roman" w:cs="Times New Roman"/>
          <w:lang w:val="en-US"/>
        </w:rPr>
        <w:t>edges cube</w:t>
      </w:r>
      <w:r w:rsidR="004429F3" w:rsidRPr="00844D9A">
        <w:rPr>
          <w:rFonts w:ascii="Times New Roman" w:hAnsi="Times New Roman" w:cs="Times New Roman"/>
          <w:lang w:val="en-US"/>
        </w:rPr>
        <w:t xml:space="preserve"> </w:t>
      </w:r>
      <w:r w:rsidR="004429F3" w:rsidRPr="00844D9A">
        <w:rPr>
          <w:rFonts w:ascii="Times New Roman" w:eastAsia="Arial" w:hAnsi="Times New Roman" w:cs="Times New Roman"/>
        </w:rPr>
        <w:t>(</w:t>
      </w:r>
      <w:r w:rsidR="004429F3" w:rsidRPr="00844D9A">
        <w:rPr>
          <w:rFonts w:ascii="Times New Roman" w:eastAsia="Arial" w:hAnsi="Times New Roman" w:cs="Times New Roman"/>
          <w:i/>
        </w:rPr>
        <w:t xml:space="preserve">refer to </w:t>
      </w:r>
      <w:r w:rsidR="004429F3" w:rsidRPr="00844D9A">
        <w:rPr>
          <w:rFonts w:ascii="Times New Roman" w:hAnsi="Times New Roman" w:cs="Times New Roman"/>
          <w:i/>
          <w:lang w:val="en-US"/>
        </w:rPr>
        <w:t xml:space="preserve">Figure 3.4: </w:t>
      </w:r>
      <w:r w:rsidR="004429F3" w:rsidRPr="00844D9A">
        <w:rPr>
          <w:rFonts w:ascii="Times New Roman" w:eastAsia="Arial" w:hAnsi="Times New Roman" w:cs="Times New Roman"/>
          <w:i/>
        </w:rPr>
        <w:t>Cube notations for Misplaced Edges Cube</w:t>
      </w:r>
      <w:r w:rsidR="004429F3" w:rsidRPr="00844D9A">
        <w:rPr>
          <w:rFonts w:ascii="Times New Roman" w:eastAsia="Arial" w:hAnsi="Times New Roman" w:cs="Times New Roman"/>
        </w:rPr>
        <w:t>)</w:t>
      </w:r>
      <w:r w:rsidRPr="00844D9A">
        <w:rPr>
          <w:rFonts w:ascii="Times New Roman" w:hAnsi="Times New Roman" w:cs="Times New Roman"/>
          <w:lang w:val="en-US"/>
        </w:rPr>
        <w:t>.</w:t>
      </w:r>
    </w:p>
    <w:p w14:paraId="1F722DAF" w14:textId="6A95D74E" w:rsidR="00B407B0" w:rsidRPr="00844D9A" w:rsidRDefault="002B6746"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w:t>
      </w:r>
      <w:r w:rsidR="004D44AF" w:rsidRPr="00844D9A">
        <w:rPr>
          <w:rFonts w:ascii="Times New Roman" w:eastAsia="Arial" w:hAnsi="Times New Roman" w:cs="Times New Roman"/>
        </w:rPr>
        <w:t xml:space="preserve">pattern </w:t>
      </w:r>
      <w:r w:rsidRPr="00844D9A">
        <w:rPr>
          <w:rFonts w:ascii="Times New Roman" w:eastAsia="Arial" w:hAnsi="Times New Roman" w:cs="Times New Roman"/>
        </w:rPr>
        <w:t>is acceptable</w:t>
      </w:r>
      <w:r w:rsidR="004D44AF" w:rsidRPr="00844D9A">
        <w:rPr>
          <w:rFonts w:ascii="Times New Roman" w:eastAsia="Arial" w:hAnsi="Times New Roman" w:cs="Times New Roman"/>
        </w:rPr>
        <w:t xml:space="preserve"> as </w:t>
      </w:r>
      <w:r w:rsidR="00E93686">
        <w:rPr>
          <w:rFonts w:ascii="Times New Roman" w:eastAsia="Arial" w:hAnsi="Times New Roman" w:cs="Times New Roman"/>
        </w:rPr>
        <w:t xml:space="preserve">an </w:t>
      </w:r>
      <w:r w:rsidR="004D44AF" w:rsidRPr="00844D9A">
        <w:rPr>
          <w:rFonts w:ascii="Times New Roman" w:eastAsia="Arial" w:hAnsi="Times New Roman" w:cs="Times New Roman"/>
        </w:rPr>
        <w:t>admissible rule</w:t>
      </w:r>
      <w:r w:rsidRPr="00844D9A">
        <w:rPr>
          <w:rFonts w:ascii="Times New Roman" w:eastAsia="Arial" w:hAnsi="Times New Roman" w:cs="Times New Roman"/>
        </w:rPr>
        <w:t xml:space="preserve"> because in a solved cube the edge cubes </w:t>
      </w:r>
      <w:r w:rsidR="00E93686" w:rsidRPr="00844D9A">
        <w:rPr>
          <w:rFonts w:ascii="Times New Roman" w:eastAsia="Arial" w:hAnsi="Times New Roman" w:cs="Times New Roman"/>
        </w:rPr>
        <w:t>ha</w:t>
      </w:r>
      <w:r w:rsidR="00E93686">
        <w:rPr>
          <w:rFonts w:ascii="Times New Roman" w:eastAsia="Arial" w:hAnsi="Times New Roman" w:cs="Times New Roman"/>
        </w:rPr>
        <w:t>ve</w:t>
      </w:r>
      <w:r w:rsidR="00E93686" w:rsidRPr="00844D9A">
        <w:rPr>
          <w:rFonts w:ascii="Times New Roman" w:eastAsia="Arial" w:hAnsi="Times New Roman" w:cs="Times New Roman"/>
        </w:rPr>
        <w:t xml:space="preserve"> </w:t>
      </w:r>
      <w:r w:rsidRPr="00844D9A">
        <w:rPr>
          <w:rFonts w:ascii="Times New Roman" w:eastAsia="Arial" w:hAnsi="Times New Roman" w:cs="Times New Roman"/>
        </w:rPr>
        <w:t xml:space="preserve">to be the same colour as the centre cube and at least one action </w:t>
      </w:r>
      <w:r w:rsidR="00EF2E33" w:rsidRPr="00844D9A">
        <w:rPr>
          <w:rFonts w:ascii="Times New Roman" w:eastAsia="Arial" w:hAnsi="Times New Roman" w:cs="Times New Roman"/>
        </w:rPr>
        <w:t xml:space="preserve">is needed </w:t>
      </w:r>
      <w:r w:rsidRPr="00844D9A">
        <w:rPr>
          <w:rFonts w:ascii="Times New Roman" w:eastAsia="Arial" w:hAnsi="Times New Roman" w:cs="Times New Roman"/>
        </w:rPr>
        <w:t xml:space="preserve">to "fix" each one of them. This heuristic is larger than 0 and is limited to 4.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596DAD66"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2D62CEA6" w14:textId="636A0ED6" w:rsidR="00B32334" w:rsidRPr="00844D9A" w:rsidRDefault="00F47DE0"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(f)</m:t>
          </m:r>
        </m:oMath>
      </m:oMathPara>
    </w:p>
    <w:p w14:paraId="384C7B92" w14:textId="1171C3AD" w:rsidR="009707E4" w:rsidRPr="00844D9A" w:rsidRDefault="005D197C" w:rsidP="00844D9A">
      <w:pPr>
        <w:pStyle w:val="Quote"/>
        <w:jc w:val="center"/>
        <w:rPr>
          <w:rFonts w:cs="Times New Roman"/>
        </w:rPr>
      </w:pPr>
      <w:bookmarkStart w:id="135" w:name="_Toc9462425"/>
      <w:r w:rsidRPr="00844D9A">
        <w:rPr>
          <w:rFonts w:eastAsia="Arial" w:cs="Times New Roman"/>
        </w:rPr>
        <w:t xml:space="preserve">Equation </w:t>
      </w:r>
      <w:r w:rsidR="00F968D6" w:rsidRPr="00844D9A">
        <w:rPr>
          <w:rFonts w:eastAsia="Arial" w:cs="Times New Roman"/>
        </w:rPr>
        <w:t>3.1:</w:t>
      </w:r>
      <w:r w:rsidRPr="00844D9A">
        <w:rPr>
          <w:rFonts w:eastAsia="Arial" w:cs="Times New Roman"/>
        </w:rPr>
        <w:t xml:space="preserve"> </w:t>
      </w:r>
      <w:r w:rsidRPr="00844D9A">
        <w:rPr>
          <w:rFonts w:cs="Times New Roman"/>
        </w:rPr>
        <w:t xml:space="preserve">Maximum Misplaced Edge Cubes in </w:t>
      </w:r>
      <w:r w:rsidR="00E83956" w:rsidRPr="00844D9A">
        <w:rPr>
          <w:rFonts w:cs="Times New Roman"/>
        </w:rPr>
        <w:t>Rubik’s Cube Face</w:t>
      </w:r>
      <w:r w:rsidR="005302A5" w:rsidRPr="00844D9A">
        <w:rPr>
          <w:rFonts w:cs="Times New Roman"/>
        </w:rPr>
        <w:t>.</w:t>
      </w:r>
      <w:bookmarkEnd w:id="135"/>
    </w:p>
    <w:p w14:paraId="31C99900" w14:textId="77777777" w:rsidR="005D197C" w:rsidRPr="00844D9A" w:rsidRDefault="005D197C" w:rsidP="00844D9A">
      <w:pPr>
        <w:tabs>
          <w:tab w:val="left" w:pos="709"/>
        </w:tabs>
        <w:spacing w:line="480" w:lineRule="auto"/>
        <w:jc w:val="center"/>
        <w:rPr>
          <w:rFonts w:ascii="Times New Roman" w:eastAsia="Arial" w:hAnsi="Times New Roman" w:cs="Times New Roman"/>
          <w:b/>
          <w:bCs/>
        </w:rPr>
      </w:pPr>
    </w:p>
    <w:p w14:paraId="3350E8ED" w14:textId="38EDC61E" w:rsidR="00F04078" w:rsidRPr="00844D9A" w:rsidRDefault="00F04078" w:rsidP="00844D9A">
      <w:pPr>
        <w:tabs>
          <w:tab w:val="left" w:pos="709"/>
        </w:tabs>
        <w:spacing w:line="480" w:lineRule="auto"/>
        <w:jc w:val="center"/>
        <w:rPr>
          <w:rFonts w:ascii="Times New Roman" w:hAnsi="Times New Roman" w:cs="Times New Roman"/>
          <w:b/>
          <w:lang w:val="en-US"/>
        </w:rPr>
      </w:pPr>
    </w:p>
    <w:p w14:paraId="498407A7" w14:textId="0FF4DB7C" w:rsidR="001B493B" w:rsidRPr="00844D9A" w:rsidRDefault="001B493B" w:rsidP="00844D9A">
      <w:pPr>
        <w:tabs>
          <w:tab w:val="left" w:pos="709"/>
        </w:tabs>
        <w:spacing w:line="480" w:lineRule="auto"/>
        <w:jc w:val="center"/>
        <w:rPr>
          <w:rFonts w:ascii="Times New Roman" w:hAnsi="Times New Roman" w:cs="Times New Roman"/>
          <w:b/>
          <w:lang w:val="en-US"/>
        </w:rPr>
      </w:pPr>
      <w:r w:rsidRPr="00844D9A">
        <w:rPr>
          <w:rFonts w:ascii="Times New Roman" w:hAnsi="Times New Roman" w:cs="Times New Roman"/>
          <w:b/>
          <w:noProof/>
          <w:lang w:val="en-US"/>
        </w:rPr>
        <w:lastRenderedPageBreak/>
        <w:drawing>
          <wp:inline distT="0" distB="0" distL="0" distR="0" wp14:anchorId="3F94D8B9" wp14:editId="3D6C8D09">
            <wp:extent cx="5154253" cy="4099131"/>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ct corner.jpg"/>
                    <pic:cNvPicPr/>
                  </pic:nvPicPr>
                  <pic:blipFill rotWithShape="1">
                    <a:blip r:embed="rId23" cstate="print">
                      <a:extLst>
                        <a:ext uri="{28A0092B-C50C-407E-A947-70E740481C1C}">
                          <a14:useLocalDpi xmlns:a14="http://schemas.microsoft.com/office/drawing/2010/main" val="0"/>
                        </a:ext>
                      </a:extLst>
                    </a:blip>
                    <a:srcRect l="1970" t="22940" r="6179" b="17831"/>
                    <a:stretch/>
                  </pic:blipFill>
                  <pic:spPr bwMode="auto">
                    <a:xfrm>
                      <a:off x="0" y="0"/>
                      <a:ext cx="5154793" cy="4099561"/>
                    </a:xfrm>
                    <a:prstGeom prst="rect">
                      <a:avLst/>
                    </a:prstGeom>
                    <a:ln>
                      <a:noFill/>
                    </a:ln>
                    <a:extLst>
                      <a:ext uri="{53640926-AAD7-44D8-BBD7-CCE9431645EC}">
                        <a14:shadowObscured xmlns:a14="http://schemas.microsoft.com/office/drawing/2010/main"/>
                      </a:ext>
                    </a:extLst>
                  </pic:spPr>
                </pic:pic>
              </a:graphicData>
            </a:graphic>
          </wp:inline>
        </w:drawing>
      </w:r>
    </w:p>
    <w:p w14:paraId="5B264735" w14:textId="6985A22B" w:rsidR="0092502F" w:rsidRPr="00844D9A" w:rsidRDefault="00F76C0E" w:rsidP="00844D9A">
      <w:pPr>
        <w:pStyle w:val="Title"/>
        <w:spacing w:line="480" w:lineRule="auto"/>
        <w:jc w:val="center"/>
        <w:rPr>
          <w:rFonts w:ascii="Times New Roman" w:eastAsia="Arial" w:hAnsi="Times New Roman" w:cs="Times New Roman"/>
          <w:b/>
          <w:bCs/>
          <w:szCs w:val="24"/>
        </w:rPr>
      </w:pPr>
      <w:bookmarkStart w:id="136" w:name="_Toc15157465"/>
      <w:r w:rsidRPr="00844D9A">
        <w:rPr>
          <w:rFonts w:ascii="Times New Roman" w:hAnsi="Times New Roman" w:cs="Times New Roman"/>
          <w:b/>
          <w:bCs/>
          <w:szCs w:val="24"/>
          <w:lang w:val="en-US"/>
        </w:rPr>
        <w:t xml:space="preserve">Figure </w:t>
      </w:r>
      <w:r w:rsidR="00415CAB" w:rsidRPr="00844D9A">
        <w:rPr>
          <w:rFonts w:ascii="Times New Roman" w:hAnsi="Times New Roman" w:cs="Times New Roman"/>
          <w:b/>
          <w:bCs/>
          <w:szCs w:val="24"/>
          <w:lang w:val="en-US"/>
        </w:rPr>
        <w:t>3</w:t>
      </w:r>
      <w:r w:rsidRPr="00844D9A">
        <w:rPr>
          <w:rFonts w:ascii="Times New Roman" w:hAnsi="Times New Roman" w:cs="Times New Roman"/>
          <w:b/>
          <w:bCs/>
          <w:szCs w:val="24"/>
          <w:lang w:val="en-US"/>
        </w:rPr>
        <w:t>.</w:t>
      </w:r>
      <w:r w:rsidR="00B27E83" w:rsidRPr="00844D9A">
        <w:rPr>
          <w:rFonts w:ascii="Times New Roman" w:hAnsi="Times New Roman" w:cs="Times New Roman"/>
          <w:b/>
          <w:bCs/>
          <w:szCs w:val="24"/>
          <w:lang w:val="en-US"/>
        </w:rPr>
        <w:t>4</w:t>
      </w:r>
      <w:r w:rsidR="00F04078" w:rsidRPr="00844D9A">
        <w:rPr>
          <w:rFonts w:ascii="Times New Roman" w:hAnsi="Times New Roman" w:cs="Times New Roman"/>
          <w:b/>
          <w:bCs/>
          <w:szCs w:val="24"/>
          <w:lang w:val="en-US"/>
        </w:rPr>
        <w:t xml:space="preserve">: </w:t>
      </w:r>
      <w:r w:rsidR="00F04078" w:rsidRPr="00844D9A">
        <w:rPr>
          <w:rFonts w:ascii="Times New Roman" w:eastAsia="Arial" w:hAnsi="Times New Roman" w:cs="Times New Roman"/>
          <w:b/>
          <w:bCs/>
          <w:szCs w:val="24"/>
        </w:rPr>
        <w:t>Cube notations for Misplaced Edges</w:t>
      </w:r>
      <w:r w:rsidR="00683008" w:rsidRPr="00844D9A">
        <w:rPr>
          <w:rFonts w:ascii="Times New Roman" w:eastAsia="Arial" w:hAnsi="Times New Roman" w:cs="Times New Roman"/>
          <w:b/>
          <w:bCs/>
          <w:szCs w:val="24"/>
        </w:rPr>
        <w:t xml:space="preserve"> Cube.</w:t>
      </w:r>
      <w:bookmarkEnd w:id="136"/>
    </w:p>
    <w:p w14:paraId="1FCC9EFF" w14:textId="77777777" w:rsidR="006322F1" w:rsidRPr="00844D9A" w:rsidRDefault="006322F1" w:rsidP="00844D9A">
      <w:pPr>
        <w:tabs>
          <w:tab w:val="left" w:pos="709"/>
        </w:tabs>
        <w:spacing w:line="480" w:lineRule="auto"/>
        <w:jc w:val="center"/>
        <w:rPr>
          <w:rFonts w:ascii="Times New Roman" w:eastAsia="Arial" w:hAnsi="Times New Roman" w:cs="Times New Roman"/>
          <w:b/>
        </w:rPr>
      </w:pPr>
    </w:p>
    <w:p w14:paraId="18303F1C" w14:textId="51422ED5" w:rsidR="004D44AF" w:rsidRPr="00844D9A" w:rsidRDefault="0064067E" w:rsidP="00844D9A">
      <w:pPr>
        <w:pStyle w:val="Heading5"/>
        <w:numPr>
          <w:ilvl w:val="0"/>
          <w:numId w:val="59"/>
        </w:numPr>
        <w:rPr>
          <w:rFonts w:eastAsia="Arial"/>
        </w:rPr>
      </w:pPr>
      <w:bookmarkStart w:id="137" w:name="_Toc15157443"/>
      <w:r w:rsidRPr="00844D9A">
        <w:t>Max</w:t>
      </w:r>
      <w:r w:rsidR="0070034F" w:rsidRPr="00844D9A">
        <w:t>imum</w:t>
      </w:r>
      <w:r w:rsidRPr="00844D9A">
        <w:t xml:space="preserve"> Misplaced Corner</w:t>
      </w:r>
      <w:r w:rsidR="00524448" w:rsidRPr="00844D9A">
        <w:t>s</w:t>
      </w:r>
      <w:r w:rsidRPr="00844D9A">
        <w:t xml:space="preserve"> Cubes in </w:t>
      </w:r>
      <w:r w:rsidR="000C771C" w:rsidRPr="00844D9A">
        <w:t xml:space="preserve">Rubik’s </w:t>
      </w:r>
      <w:r w:rsidR="00342C2E" w:rsidRPr="00844D9A">
        <w:t xml:space="preserve">Cube </w:t>
      </w:r>
      <w:r w:rsidRPr="00844D9A">
        <w:t>Face</w:t>
      </w:r>
      <w:bookmarkEnd w:id="137"/>
    </w:p>
    <w:p w14:paraId="1D14CCB8" w14:textId="546C6C62" w:rsidR="00A0461C" w:rsidRPr="00844D9A" w:rsidRDefault="00E92999"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Maximum Misplaced Corner Cubes in Rubik’s Cube Face is one of the admissible heuristic rules. In this rule, which finding the maximum </w:t>
      </w:r>
      <w:r w:rsidR="00F13CBC" w:rsidRPr="00844D9A">
        <w:rPr>
          <w:rFonts w:ascii="Times New Roman" w:hAnsi="Times New Roman" w:cs="Times New Roman"/>
          <w:lang w:val="en-US"/>
        </w:rPr>
        <w:t xml:space="preserve">number </w:t>
      </w:r>
      <w:r w:rsidRPr="00844D9A">
        <w:rPr>
          <w:rFonts w:ascii="Times New Roman" w:hAnsi="Times New Roman" w:cs="Times New Roman"/>
          <w:lang w:val="en-US"/>
        </w:rPr>
        <w:t xml:space="preserve">misplaced corner of the misplaced corner of cubes from the original </w:t>
      </w:r>
      <w:r w:rsidR="00E93686" w:rsidRPr="00844D9A">
        <w:rPr>
          <w:rFonts w:ascii="Times New Roman" w:hAnsi="Times New Roman" w:cs="Times New Roman"/>
          <w:lang w:val="en-US"/>
        </w:rPr>
        <w:t>cent</w:t>
      </w:r>
      <w:r w:rsidR="00E93686">
        <w:rPr>
          <w:rFonts w:ascii="Times New Roman" w:hAnsi="Times New Roman" w:cs="Times New Roman"/>
          <w:lang w:val="en-US"/>
        </w:rPr>
        <w:t>re</w:t>
      </w:r>
      <w:r w:rsidR="00E93686" w:rsidRPr="00844D9A">
        <w:rPr>
          <w:rFonts w:ascii="Times New Roman" w:hAnsi="Times New Roman" w:cs="Times New Roman"/>
          <w:lang w:val="en-US"/>
        </w:rPr>
        <w:t xml:space="preserve">piece </w:t>
      </w:r>
      <w:r w:rsidRPr="00844D9A">
        <w:rPr>
          <w:rFonts w:ascii="Times New Roman" w:hAnsi="Times New Roman" w:cs="Times New Roman"/>
          <w:lang w:val="en-US"/>
        </w:rPr>
        <w:t>of the cube.</w:t>
      </w:r>
      <w:r w:rsidR="00DB5248" w:rsidRPr="00844D9A">
        <w:rPr>
          <w:rFonts w:ascii="Times New Roman" w:hAnsi="Times New Roman" w:cs="Times New Roman"/>
          <w:lang w:val="en-US"/>
        </w:rPr>
        <w:t xml:space="preserve"> This due the random scrambled may contain one of the permutations of misplaced </w:t>
      </w:r>
      <w:r w:rsidR="00AB5691" w:rsidRPr="00844D9A">
        <w:rPr>
          <w:rFonts w:ascii="Times New Roman" w:hAnsi="Times New Roman" w:cs="Times New Roman"/>
          <w:lang w:val="en-US"/>
        </w:rPr>
        <w:t xml:space="preserve">corners </w:t>
      </w:r>
      <w:r w:rsidR="00DB5248" w:rsidRPr="00844D9A">
        <w:rPr>
          <w:rFonts w:ascii="Times New Roman" w:hAnsi="Times New Roman" w:cs="Times New Roman"/>
          <w:lang w:val="en-US"/>
        </w:rPr>
        <w:t>of the cube.</w:t>
      </w:r>
    </w:p>
    <w:p w14:paraId="0EFDF163" w14:textId="74DB2001" w:rsidR="00E92999" w:rsidRPr="00844D9A" w:rsidRDefault="00E92999"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Each face of Rubik’s cube, more than one number of wrong edge cubes will take place. For example, the </w:t>
      </w:r>
      <w:r w:rsidR="005B4EAE">
        <w:rPr>
          <w:rFonts w:ascii="Times New Roman" w:hAnsi="Times New Roman" w:cs="Times New Roman"/>
          <w:lang w:val="en-US"/>
        </w:rPr>
        <w:t>yellow</w:t>
      </w:r>
      <w:r w:rsidR="005B4EAE" w:rsidRPr="00844D9A">
        <w:rPr>
          <w:rFonts w:ascii="Times New Roman" w:hAnsi="Times New Roman" w:cs="Times New Roman"/>
          <w:lang w:val="en-US"/>
        </w:rPr>
        <w:t xml:space="preserve"> </w:t>
      </w:r>
      <w:r w:rsidRPr="00844D9A">
        <w:rPr>
          <w:rFonts w:ascii="Times New Roman" w:hAnsi="Times New Roman" w:cs="Times New Roman"/>
          <w:lang w:val="en-US"/>
        </w:rPr>
        <w:t xml:space="preserve">face of Rubik’s cube will have </w:t>
      </w:r>
      <w:r w:rsidR="00E93686">
        <w:rPr>
          <w:rFonts w:ascii="Times New Roman" w:hAnsi="Times New Roman" w:cs="Times New Roman"/>
          <w:lang w:val="en-US"/>
        </w:rPr>
        <w:t xml:space="preserve">a </w:t>
      </w:r>
      <w:r w:rsidRPr="00844D9A">
        <w:rPr>
          <w:rFonts w:ascii="Times New Roman" w:hAnsi="Times New Roman" w:cs="Times New Roman"/>
          <w:lang w:val="en-US"/>
        </w:rPr>
        <w:t xml:space="preserve">maximum of 4 misplaced of </w:t>
      </w:r>
      <w:r w:rsidR="005B4EAE">
        <w:rPr>
          <w:rFonts w:ascii="Times New Roman" w:hAnsi="Times New Roman" w:cs="Times New Roman"/>
          <w:lang w:val="en-US"/>
        </w:rPr>
        <w:t>corners</w:t>
      </w:r>
      <w:r w:rsidR="005B4EAE" w:rsidRPr="00844D9A">
        <w:rPr>
          <w:rFonts w:ascii="Times New Roman" w:hAnsi="Times New Roman" w:cs="Times New Roman"/>
          <w:lang w:val="en-US"/>
        </w:rPr>
        <w:t xml:space="preserve"> </w:t>
      </w:r>
      <w:r w:rsidRPr="00844D9A">
        <w:rPr>
          <w:rFonts w:ascii="Times New Roman" w:hAnsi="Times New Roman" w:cs="Times New Roman"/>
          <w:lang w:val="en-US"/>
        </w:rPr>
        <w:t xml:space="preserve">cube </w:t>
      </w:r>
      <w:r w:rsidRPr="00844D9A">
        <w:rPr>
          <w:rFonts w:ascii="Times New Roman" w:eastAsia="Arial" w:hAnsi="Times New Roman" w:cs="Times New Roman"/>
        </w:rPr>
        <w:t>(</w:t>
      </w:r>
      <w:r w:rsidRPr="00844D9A">
        <w:rPr>
          <w:rFonts w:ascii="Times New Roman" w:eastAsia="Arial" w:hAnsi="Times New Roman" w:cs="Times New Roman"/>
          <w:i/>
        </w:rPr>
        <w:t xml:space="preserve">refer to </w:t>
      </w:r>
      <w:r w:rsidRPr="00844D9A">
        <w:rPr>
          <w:rFonts w:ascii="Times New Roman" w:hAnsi="Times New Roman" w:cs="Times New Roman"/>
          <w:i/>
          <w:lang w:val="en-US"/>
        </w:rPr>
        <w:t>Figure 3.</w:t>
      </w:r>
      <w:r w:rsidR="00365691" w:rsidRPr="00844D9A">
        <w:rPr>
          <w:rFonts w:ascii="Times New Roman" w:hAnsi="Times New Roman" w:cs="Times New Roman"/>
          <w:i/>
          <w:lang w:val="en-US"/>
        </w:rPr>
        <w:t>5</w:t>
      </w:r>
      <w:r w:rsidRPr="00844D9A">
        <w:rPr>
          <w:rFonts w:ascii="Times New Roman" w:hAnsi="Times New Roman" w:cs="Times New Roman"/>
          <w:i/>
          <w:lang w:val="en-US"/>
        </w:rPr>
        <w:t xml:space="preserve">: </w:t>
      </w:r>
      <w:r w:rsidRPr="00844D9A">
        <w:rPr>
          <w:rFonts w:ascii="Times New Roman" w:eastAsia="Arial" w:hAnsi="Times New Roman" w:cs="Times New Roman"/>
          <w:i/>
        </w:rPr>
        <w:t>Cube notations for Misplaced Corners Cube</w:t>
      </w:r>
      <w:r w:rsidRPr="00844D9A">
        <w:rPr>
          <w:rFonts w:ascii="Times New Roman" w:eastAsia="Arial" w:hAnsi="Times New Roman" w:cs="Times New Roman"/>
        </w:rPr>
        <w:t>)</w:t>
      </w:r>
      <w:r w:rsidRPr="00844D9A">
        <w:rPr>
          <w:rFonts w:ascii="Times New Roman" w:hAnsi="Times New Roman" w:cs="Times New Roman"/>
          <w:lang w:val="en-US"/>
        </w:rPr>
        <w:t>.</w:t>
      </w:r>
    </w:p>
    <w:p w14:paraId="3F2221D4" w14:textId="45094ABC" w:rsidR="00E92999" w:rsidRPr="00844D9A" w:rsidRDefault="00E9299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w:t>
      </w:r>
      <w:r w:rsidR="00E93686">
        <w:rPr>
          <w:rFonts w:ascii="Times New Roman" w:eastAsia="Arial" w:hAnsi="Times New Roman" w:cs="Times New Roman"/>
        </w:rPr>
        <w:t xml:space="preserve">an </w:t>
      </w:r>
      <w:r w:rsidRPr="00844D9A">
        <w:rPr>
          <w:rFonts w:ascii="Times New Roman" w:eastAsia="Arial" w:hAnsi="Times New Roman" w:cs="Times New Roman"/>
        </w:rPr>
        <w:t xml:space="preserve">admissible rule because in a solved cube the edge cubes </w:t>
      </w:r>
      <w:r w:rsidR="00E93686" w:rsidRPr="00844D9A">
        <w:rPr>
          <w:rFonts w:ascii="Times New Roman" w:eastAsia="Arial" w:hAnsi="Times New Roman" w:cs="Times New Roman"/>
        </w:rPr>
        <w:t>ha</w:t>
      </w:r>
      <w:r w:rsidR="00E93686">
        <w:rPr>
          <w:rFonts w:ascii="Times New Roman" w:eastAsia="Arial" w:hAnsi="Times New Roman" w:cs="Times New Roman"/>
        </w:rPr>
        <w:t>ve</w:t>
      </w:r>
      <w:r w:rsidR="00E93686" w:rsidRPr="00844D9A">
        <w:rPr>
          <w:rFonts w:ascii="Times New Roman" w:eastAsia="Arial" w:hAnsi="Times New Roman" w:cs="Times New Roman"/>
        </w:rPr>
        <w:t xml:space="preserve"> </w:t>
      </w:r>
      <w:r w:rsidRPr="00844D9A">
        <w:rPr>
          <w:rFonts w:ascii="Times New Roman" w:eastAsia="Arial" w:hAnsi="Times New Roman" w:cs="Times New Roman"/>
        </w:rPr>
        <w:t xml:space="preserve">to be the same colour as the centre cube and at least one action is needed to "fix" each one of </w:t>
      </w:r>
      <w:r w:rsidRPr="00844D9A">
        <w:rPr>
          <w:rFonts w:ascii="Times New Roman" w:eastAsia="Arial" w:hAnsi="Times New Roman" w:cs="Times New Roman"/>
        </w:rPr>
        <w:lastRenderedPageBreak/>
        <w:t xml:space="preserve">them. This heuristic is larger than 0 and is limited to 4.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64931165"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0161935F" w14:textId="34F8990E" w:rsidR="004854B0" w:rsidRPr="00844D9A" w:rsidRDefault="00F47DE0"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#misplaced-corners (f)</m:t>
          </m:r>
        </m:oMath>
      </m:oMathPara>
    </w:p>
    <w:p w14:paraId="1E4C54F1" w14:textId="67B0C934" w:rsidR="00BA0514" w:rsidRPr="00844D9A" w:rsidRDefault="00C519EC" w:rsidP="00844D9A">
      <w:pPr>
        <w:pStyle w:val="Quote"/>
        <w:jc w:val="center"/>
        <w:rPr>
          <w:rFonts w:cs="Times New Roman"/>
        </w:rPr>
      </w:pPr>
      <w:bookmarkStart w:id="138" w:name="_Toc9462426"/>
      <w:r w:rsidRPr="00844D9A">
        <w:rPr>
          <w:rFonts w:eastAsia="Arial" w:cs="Times New Roman"/>
        </w:rPr>
        <w:t xml:space="preserve">Equation </w:t>
      </w:r>
      <w:r w:rsidR="006804AF" w:rsidRPr="00844D9A">
        <w:rPr>
          <w:rFonts w:eastAsia="Arial" w:cs="Times New Roman"/>
        </w:rPr>
        <w:t>3.2:</w:t>
      </w:r>
      <w:r w:rsidRPr="00844D9A">
        <w:rPr>
          <w:rFonts w:eastAsia="Arial" w:cs="Times New Roman"/>
        </w:rPr>
        <w:t xml:space="preserve"> </w:t>
      </w:r>
      <w:r w:rsidRPr="00844D9A">
        <w:rPr>
          <w:rFonts w:cs="Times New Roman"/>
        </w:rPr>
        <w:t xml:space="preserve">Maximum Misplaced </w:t>
      </w:r>
      <w:r w:rsidR="002940F9" w:rsidRPr="00844D9A">
        <w:rPr>
          <w:rFonts w:cs="Times New Roman"/>
        </w:rPr>
        <w:t>Corner</w:t>
      </w:r>
      <w:r w:rsidR="00524448" w:rsidRPr="00844D9A">
        <w:rPr>
          <w:rFonts w:cs="Times New Roman"/>
        </w:rPr>
        <w:t>s</w:t>
      </w:r>
      <w:r w:rsidRPr="00844D9A">
        <w:rPr>
          <w:rFonts w:cs="Times New Roman"/>
        </w:rPr>
        <w:t xml:space="preserve"> Cubes </w:t>
      </w:r>
      <w:r w:rsidR="00F13708" w:rsidRPr="00844D9A">
        <w:rPr>
          <w:rFonts w:cs="Times New Roman"/>
        </w:rPr>
        <w:t>in Rubik’s Cube Face</w:t>
      </w:r>
      <w:r w:rsidR="00BB4262" w:rsidRPr="00844D9A">
        <w:rPr>
          <w:rFonts w:cs="Times New Roman"/>
        </w:rPr>
        <w:t>.</w:t>
      </w:r>
      <w:bookmarkEnd w:id="138"/>
    </w:p>
    <w:p w14:paraId="2E98A037" w14:textId="77777777" w:rsidR="00C519EC" w:rsidRPr="00844D9A" w:rsidRDefault="00C519EC" w:rsidP="00844D9A">
      <w:pPr>
        <w:tabs>
          <w:tab w:val="left" w:pos="709"/>
        </w:tabs>
        <w:spacing w:line="480" w:lineRule="auto"/>
        <w:jc w:val="center"/>
        <w:rPr>
          <w:rFonts w:ascii="Times New Roman" w:hAnsi="Times New Roman" w:cs="Times New Roman"/>
          <w:b/>
          <w:bCs/>
        </w:rPr>
      </w:pPr>
    </w:p>
    <w:p w14:paraId="71635FE3" w14:textId="0E4EEDFC" w:rsidR="00BA0514" w:rsidRPr="00844D9A" w:rsidRDefault="00BA0514" w:rsidP="00844D9A">
      <w:pPr>
        <w:tabs>
          <w:tab w:val="left" w:pos="709"/>
        </w:tabs>
        <w:spacing w:line="480" w:lineRule="auto"/>
        <w:jc w:val="center"/>
        <w:rPr>
          <w:rFonts w:ascii="Times New Roman" w:hAnsi="Times New Roman" w:cs="Times New Roman"/>
          <w:b/>
          <w:lang w:val="en-US"/>
        </w:rPr>
      </w:pPr>
    </w:p>
    <w:p w14:paraId="4265D6AC" w14:textId="366FB5CE" w:rsidR="001B493B" w:rsidRPr="00844D9A" w:rsidRDefault="001B493B" w:rsidP="00844D9A">
      <w:pPr>
        <w:tabs>
          <w:tab w:val="left" w:pos="709"/>
        </w:tabs>
        <w:spacing w:line="480" w:lineRule="auto"/>
        <w:jc w:val="center"/>
        <w:rPr>
          <w:rFonts w:ascii="Times New Roman" w:hAnsi="Times New Roman" w:cs="Times New Roman"/>
          <w:b/>
          <w:lang w:val="en-US"/>
        </w:rPr>
      </w:pPr>
      <w:r w:rsidRPr="00844D9A">
        <w:rPr>
          <w:rFonts w:ascii="Times New Roman" w:hAnsi="Times New Roman" w:cs="Times New Roman"/>
          <w:b/>
          <w:noProof/>
          <w:lang w:val="en-US"/>
        </w:rPr>
        <w:drawing>
          <wp:inline distT="0" distB="0" distL="0" distR="0" wp14:anchorId="769E60F2" wp14:editId="249496EA">
            <wp:extent cx="5285433" cy="4722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ect edge.jpg"/>
                    <pic:cNvPicPr/>
                  </pic:nvPicPr>
                  <pic:blipFill rotWithShape="1">
                    <a:blip r:embed="rId24" cstate="print">
                      <a:extLst>
                        <a:ext uri="{28A0092B-C50C-407E-A947-70E740481C1C}">
                          <a14:useLocalDpi xmlns:a14="http://schemas.microsoft.com/office/drawing/2010/main" val="0"/>
                        </a:ext>
                      </a:extLst>
                    </a:blip>
                    <a:srcRect l="2327" t="30256" r="3486" b="10489"/>
                    <a:stretch/>
                  </pic:blipFill>
                  <pic:spPr bwMode="auto">
                    <a:xfrm>
                      <a:off x="0" y="0"/>
                      <a:ext cx="5285909" cy="4722920"/>
                    </a:xfrm>
                    <a:prstGeom prst="rect">
                      <a:avLst/>
                    </a:prstGeom>
                    <a:ln>
                      <a:noFill/>
                    </a:ln>
                    <a:extLst>
                      <a:ext uri="{53640926-AAD7-44D8-BBD7-CCE9431645EC}">
                        <a14:shadowObscured xmlns:a14="http://schemas.microsoft.com/office/drawing/2010/main"/>
                      </a:ext>
                    </a:extLst>
                  </pic:spPr>
                </pic:pic>
              </a:graphicData>
            </a:graphic>
          </wp:inline>
        </w:drawing>
      </w:r>
    </w:p>
    <w:p w14:paraId="3D4D9475" w14:textId="1151E109" w:rsidR="00E5450F" w:rsidRPr="00844D9A" w:rsidRDefault="00BA0514" w:rsidP="00D411DB">
      <w:pPr>
        <w:pStyle w:val="Title"/>
        <w:spacing w:line="480" w:lineRule="auto"/>
        <w:jc w:val="center"/>
        <w:rPr>
          <w:lang w:val="en-US"/>
        </w:rPr>
      </w:pPr>
      <w:bookmarkStart w:id="139" w:name="_Toc15157466"/>
      <w:r w:rsidRPr="00844D9A">
        <w:rPr>
          <w:rFonts w:ascii="Times New Roman" w:hAnsi="Times New Roman" w:cs="Times New Roman"/>
          <w:b/>
          <w:bCs/>
          <w:szCs w:val="24"/>
          <w:lang w:val="en-US"/>
        </w:rPr>
        <w:t xml:space="preserve">Figure </w:t>
      </w:r>
      <w:r w:rsidR="00415CAB" w:rsidRPr="00844D9A">
        <w:rPr>
          <w:rFonts w:ascii="Times New Roman" w:hAnsi="Times New Roman" w:cs="Times New Roman"/>
          <w:b/>
          <w:bCs/>
          <w:szCs w:val="24"/>
          <w:lang w:val="en-US"/>
        </w:rPr>
        <w:t>3</w:t>
      </w:r>
      <w:r w:rsidRPr="00844D9A">
        <w:rPr>
          <w:rFonts w:ascii="Times New Roman" w:hAnsi="Times New Roman" w:cs="Times New Roman"/>
          <w:b/>
          <w:bCs/>
          <w:szCs w:val="24"/>
          <w:lang w:val="en-US"/>
        </w:rPr>
        <w:t>.</w:t>
      </w:r>
      <w:r w:rsidR="00D042D4" w:rsidRPr="00844D9A">
        <w:rPr>
          <w:rFonts w:ascii="Times New Roman" w:hAnsi="Times New Roman" w:cs="Times New Roman"/>
          <w:b/>
          <w:bCs/>
          <w:szCs w:val="24"/>
          <w:lang w:val="en-US"/>
        </w:rPr>
        <w:t>5</w:t>
      </w:r>
      <w:r w:rsidRPr="00844D9A">
        <w:rPr>
          <w:rFonts w:ascii="Times New Roman" w:hAnsi="Times New Roman" w:cs="Times New Roman"/>
          <w:b/>
          <w:bCs/>
          <w:szCs w:val="24"/>
          <w:lang w:val="en-US"/>
        </w:rPr>
        <w:t xml:space="preserve">: </w:t>
      </w:r>
      <w:r w:rsidRPr="00844D9A">
        <w:rPr>
          <w:rFonts w:ascii="Times New Roman" w:eastAsia="Arial" w:hAnsi="Times New Roman" w:cs="Times New Roman"/>
          <w:b/>
          <w:bCs/>
          <w:szCs w:val="24"/>
        </w:rPr>
        <w:t>Cube notations for Misplaced Corner</w:t>
      </w:r>
      <w:r w:rsidR="00524448" w:rsidRPr="00844D9A">
        <w:rPr>
          <w:rFonts w:ascii="Times New Roman" w:eastAsia="Arial" w:hAnsi="Times New Roman" w:cs="Times New Roman"/>
          <w:b/>
          <w:bCs/>
          <w:szCs w:val="24"/>
        </w:rPr>
        <w:t>s</w:t>
      </w:r>
      <w:r w:rsidR="00683008" w:rsidRPr="00844D9A">
        <w:rPr>
          <w:rFonts w:ascii="Times New Roman" w:eastAsia="Arial" w:hAnsi="Times New Roman" w:cs="Times New Roman"/>
          <w:b/>
          <w:bCs/>
          <w:szCs w:val="24"/>
        </w:rPr>
        <w:t xml:space="preserve"> Cube</w:t>
      </w:r>
      <w:r w:rsidR="004A46BB" w:rsidRPr="00844D9A">
        <w:rPr>
          <w:rFonts w:ascii="Times New Roman" w:eastAsia="Arial" w:hAnsi="Times New Roman" w:cs="Times New Roman"/>
          <w:b/>
          <w:bCs/>
          <w:szCs w:val="24"/>
        </w:rPr>
        <w:t xml:space="preserve"> in</w:t>
      </w:r>
      <w:r w:rsidR="004A46BB" w:rsidRPr="00844D9A">
        <w:rPr>
          <w:rFonts w:ascii="Times New Roman" w:hAnsi="Times New Roman" w:cs="Times New Roman"/>
          <w:szCs w:val="24"/>
        </w:rPr>
        <w:t xml:space="preserve"> </w:t>
      </w:r>
      <w:r w:rsidR="004A46BB" w:rsidRPr="00844D9A">
        <w:rPr>
          <w:rFonts w:ascii="Times New Roman" w:hAnsi="Times New Roman" w:cs="Times New Roman"/>
          <w:b/>
          <w:bCs/>
          <w:szCs w:val="24"/>
        </w:rPr>
        <w:t>Rubik’s Cube Face</w:t>
      </w:r>
      <w:r w:rsidRPr="00844D9A">
        <w:rPr>
          <w:rFonts w:ascii="Times New Roman" w:eastAsia="Arial" w:hAnsi="Times New Roman" w:cs="Times New Roman"/>
          <w:b/>
          <w:bCs/>
          <w:szCs w:val="24"/>
        </w:rPr>
        <w:t>.</w:t>
      </w:r>
      <w:bookmarkEnd w:id="139"/>
    </w:p>
    <w:p w14:paraId="4E00A72A" w14:textId="77777777" w:rsidR="00CC6746" w:rsidRPr="00844D9A" w:rsidRDefault="00CC6746" w:rsidP="00844D9A">
      <w:pPr>
        <w:tabs>
          <w:tab w:val="left" w:pos="709"/>
        </w:tabs>
        <w:spacing w:line="480" w:lineRule="auto"/>
        <w:rPr>
          <w:rFonts w:ascii="Times New Roman" w:hAnsi="Times New Roman" w:cs="Times New Roman"/>
          <w:b/>
          <w:lang w:val="en-US"/>
        </w:rPr>
      </w:pPr>
    </w:p>
    <w:p w14:paraId="61107EDB" w14:textId="7FD7FEC9" w:rsidR="000610D3" w:rsidRPr="00844D9A" w:rsidRDefault="009D0D1D" w:rsidP="00844D9A">
      <w:pPr>
        <w:pStyle w:val="Heading4"/>
        <w:numPr>
          <w:ilvl w:val="3"/>
          <w:numId w:val="27"/>
        </w:numPr>
        <w:tabs>
          <w:tab w:val="left" w:pos="709"/>
        </w:tabs>
      </w:pPr>
      <w:bookmarkStart w:id="140" w:name="_Toc15157444"/>
      <w:r w:rsidRPr="00844D9A">
        <w:t>Inadmissible Heuristics</w:t>
      </w:r>
      <w:bookmarkEnd w:id="140"/>
    </w:p>
    <w:p w14:paraId="489A7E1E" w14:textId="272F7E61" w:rsidR="00547B2E" w:rsidRPr="00844D9A" w:rsidRDefault="00547B2E" w:rsidP="00844D9A">
      <w:pPr>
        <w:spacing w:line="480" w:lineRule="auto"/>
        <w:jc w:val="both"/>
        <w:rPr>
          <w:rFonts w:ascii="Times New Roman" w:hAnsi="Times New Roman" w:cs="Times New Roman"/>
        </w:rPr>
      </w:pPr>
      <w:r w:rsidRPr="00844D9A">
        <w:rPr>
          <w:rFonts w:ascii="Times New Roman" w:hAnsi="Times New Roman" w:cs="Times New Roman"/>
        </w:rPr>
        <w:t>For this research</w:t>
      </w:r>
      <w:r w:rsidR="0002392B" w:rsidRPr="00844D9A">
        <w:rPr>
          <w:rFonts w:ascii="Times New Roman" w:hAnsi="Times New Roman" w:cs="Times New Roman"/>
        </w:rPr>
        <w:t xml:space="preserve"> paper</w:t>
      </w:r>
      <w:r w:rsidRPr="00844D9A">
        <w:rPr>
          <w:rFonts w:ascii="Times New Roman" w:hAnsi="Times New Roman" w:cs="Times New Roman"/>
        </w:rPr>
        <w:t xml:space="preserve"> three admissible heuristic rules are used by finding the non-optimal path, Maximum Misplaced Edges and Corner Cubes in Face of Rubik’s Cube, Maximum and Minimum Misplaced Corner and Edge Cubes in Face of Rubik’s Cube and Maximum Misplaced Corner and Maximum Misplaced Edge Cube in Face of Rubik’s Cube.</w:t>
      </w:r>
    </w:p>
    <w:p w14:paraId="194DC3C6" w14:textId="77777777" w:rsidR="005D2034" w:rsidRPr="00844D9A" w:rsidRDefault="005D2034" w:rsidP="00844D9A">
      <w:pPr>
        <w:tabs>
          <w:tab w:val="left" w:pos="272"/>
          <w:tab w:val="left" w:pos="709"/>
        </w:tabs>
        <w:spacing w:line="480" w:lineRule="auto"/>
        <w:jc w:val="both"/>
        <w:rPr>
          <w:rFonts w:ascii="Times New Roman" w:eastAsia="Arial" w:hAnsi="Times New Roman" w:cs="Times New Roman"/>
        </w:rPr>
      </w:pPr>
    </w:p>
    <w:p w14:paraId="23F5063F" w14:textId="1C79A08A" w:rsidR="004A029C" w:rsidRPr="00844D9A" w:rsidRDefault="000C068E" w:rsidP="00844D9A">
      <w:pPr>
        <w:pStyle w:val="Heading5"/>
        <w:numPr>
          <w:ilvl w:val="4"/>
          <w:numId w:val="60"/>
        </w:numPr>
        <w:rPr>
          <w:rFonts w:eastAsia="Arial"/>
        </w:rPr>
      </w:pPr>
      <w:bookmarkStart w:id="141" w:name="_Toc15157445"/>
      <w:r w:rsidRPr="00844D9A">
        <w:t>Max</w:t>
      </w:r>
      <w:r w:rsidR="00601F81" w:rsidRPr="00844D9A">
        <w:t>imum</w:t>
      </w:r>
      <w:r w:rsidRPr="00844D9A">
        <w:t xml:space="preserve"> Misplaced </w:t>
      </w:r>
      <w:r w:rsidR="00601F81" w:rsidRPr="00844D9A">
        <w:t>Edges</w:t>
      </w:r>
      <w:r w:rsidRPr="00844D9A">
        <w:t xml:space="preserve"> and </w:t>
      </w:r>
      <w:r w:rsidR="007F74F3" w:rsidRPr="00844D9A">
        <w:t>Corner</w:t>
      </w:r>
      <w:r w:rsidRPr="00844D9A">
        <w:t xml:space="preserve"> Cubes in </w:t>
      </w:r>
      <w:r w:rsidR="00A4188D" w:rsidRPr="00844D9A">
        <w:t xml:space="preserve">Rubik’s Cube </w:t>
      </w:r>
      <w:r w:rsidRPr="00844D9A">
        <w:t>Face</w:t>
      </w:r>
      <w:bookmarkEnd w:id="141"/>
    </w:p>
    <w:p w14:paraId="166E7524" w14:textId="3A6713B7"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Maximum Misplaced Edges and Corner Cubes in Rubik’s Cube Face is one of the inadmissible heuristic rules since this rule is</w:t>
      </w:r>
      <w:r w:rsidR="007C7DF0">
        <w:rPr>
          <w:rFonts w:ascii="Times New Roman" w:eastAsia="Arial" w:hAnsi="Times New Roman" w:cs="Times New Roman"/>
        </w:rPr>
        <w:t xml:space="preserve"> randomly</w:t>
      </w:r>
      <w:r w:rsidRPr="00844D9A">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2690B1FB" w14:textId="25D7D565"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Each face of Rubik’s cube, more than one number of the wrong edge and corner cubes will take place. For example, the </w:t>
      </w:r>
      <w:r w:rsidR="007C7DF0">
        <w:rPr>
          <w:rFonts w:ascii="Times New Roman" w:eastAsia="Arial" w:hAnsi="Times New Roman" w:cs="Times New Roman"/>
        </w:rPr>
        <w:t>red</w:t>
      </w:r>
      <w:r w:rsidR="007C7DF0" w:rsidRPr="00844D9A">
        <w:rPr>
          <w:rFonts w:ascii="Times New Roman" w:eastAsia="Arial" w:hAnsi="Times New Roman" w:cs="Times New Roman"/>
        </w:rPr>
        <w:t xml:space="preserve"> </w:t>
      </w:r>
      <w:r w:rsidRPr="00844D9A">
        <w:rPr>
          <w:rFonts w:ascii="Times New Roman" w:eastAsia="Arial" w:hAnsi="Times New Roman" w:cs="Times New Roman"/>
        </w:rPr>
        <w:t>face of Rubik’s cube, will have greater than 0 for an unsolved cube piece and limited to 8.</w:t>
      </w:r>
    </w:p>
    <w:p w14:paraId="590DD968" w14:textId="701E9360" w:rsidR="004A029C" w:rsidRPr="00844D9A" w:rsidRDefault="004A029C"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27543FDE"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19CB8454" w14:textId="3DD8FD51" w:rsidR="00D03BC3" w:rsidRPr="00844D9A" w:rsidRDefault="00F47DE0"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3</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[#misplaced-edges </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+#misplaced-corners (f)]</m:t>
          </m:r>
        </m:oMath>
      </m:oMathPara>
    </w:p>
    <w:p w14:paraId="7EA18CDB" w14:textId="0D32CFE5" w:rsidR="00604F22" w:rsidRDefault="00604F22" w:rsidP="00844D9A">
      <w:pPr>
        <w:pStyle w:val="Quote"/>
        <w:jc w:val="center"/>
        <w:rPr>
          <w:rFonts w:cs="Times New Roman"/>
        </w:rPr>
      </w:pPr>
      <w:bookmarkStart w:id="142" w:name="_Toc9462427"/>
      <w:r w:rsidRPr="00844D9A">
        <w:rPr>
          <w:rFonts w:eastAsia="Arial" w:cs="Times New Roman"/>
        </w:rPr>
        <w:t xml:space="preserve">Equation </w:t>
      </w:r>
      <w:r w:rsidR="004C31DF" w:rsidRPr="00844D9A">
        <w:rPr>
          <w:rFonts w:eastAsia="Arial" w:cs="Times New Roman"/>
        </w:rPr>
        <w:t>3.3:</w:t>
      </w:r>
      <w:r w:rsidRPr="00844D9A">
        <w:rPr>
          <w:rFonts w:eastAsia="Arial" w:cs="Times New Roman"/>
        </w:rPr>
        <w:t xml:space="preserve"> </w:t>
      </w:r>
      <w:r w:rsidRPr="00844D9A">
        <w:rPr>
          <w:rFonts w:cs="Times New Roman"/>
        </w:rPr>
        <w:t xml:space="preserve">Maximum Misplaced Edge and Corner Cubes in </w:t>
      </w:r>
      <w:r w:rsidR="00F13708" w:rsidRPr="00844D9A">
        <w:rPr>
          <w:rFonts w:cs="Times New Roman"/>
        </w:rPr>
        <w:t xml:space="preserve">Rubik’s Cube </w:t>
      </w:r>
      <w:r w:rsidRPr="00844D9A">
        <w:rPr>
          <w:rFonts w:cs="Times New Roman"/>
        </w:rPr>
        <w:t>Face</w:t>
      </w:r>
      <w:r w:rsidR="00BB4262" w:rsidRPr="00844D9A">
        <w:rPr>
          <w:rFonts w:cs="Times New Roman"/>
        </w:rPr>
        <w:t>.</w:t>
      </w:r>
      <w:bookmarkEnd w:id="142"/>
    </w:p>
    <w:p w14:paraId="715E2B73" w14:textId="77777777" w:rsidR="00D411DB" w:rsidRPr="00D411DB" w:rsidRDefault="00D411DB" w:rsidP="005D7238"/>
    <w:p w14:paraId="4AD79B1A" w14:textId="77777777" w:rsidR="001B493B" w:rsidRPr="00844D9A" w:rsidRDefault="001B493B" w:rsidP="00844D9A">
      <w:pPr>
        <w:spacing w:line="480" w:lineRule="auto"/>
        <w:rPr>
          <w:rFonts w:ascii="Times New Roman" w:hAnsi="Times New Roman" w:cs="Times New Roman"/>
        </w:rPr>
      </w:pPr>
    </w:p>
    <w:p w14:paraId="00928B77" w14:textId="5614DCD0" w:rsidR="001B493B" w:rsidRPr="00844D9A" w:rsidRDefault="001B493B" w:rsidP="00844D9A">
      <w:pPr>
        <w:spacing w:line="480" w:lineRule="auto"/>
        <w:jc w:val="center"/>
        <w:rPr>
          <w:rFonts w:ascii="Times New Roman" w:hAnsi="Times New Roman" w:cs="Times New Roman"/>
        </w:rPr>
      </w:pPr>
      <w:r w:rsidRPr="00844D9A">
        <w:rPr>
          <w:rFonts w:ascii="Times New Roman" w:hAnsi="Times New Roman" w:cs="Times New Roman"/>
          <w:noProof/>
        </w:rPr>
        <w:lastRenderedPageBreak/>
        <w:drawing>
          <wp:inline distT="0" distB="0" distL="0" distR="0" wp14:anchorId="796808D0" wp14:editId="543FAB3C">
            <wp:extent cx="5612130" cy="498398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5"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436CACE3" w14:textId="79101841" w:rsidR="00B60C15" w:rsidRPr="00844D9A" w:rsidRDefault="00B60C15" w:rsidP="00844D9A">
      <w:pPr>
        <w:tabs>
          <w:tab w:val="left" w:pos="272"/>
          <w:tab w:val="left" w:pos="709"/>
        </w:tabs>
        <w:spacing w:line="480" w:lineRule="auto"/>
        <w:jc w:val="both"/>
        <w:rPr>
          <w:rFonts w:ascii="Times New Roman" w:eastAsia="Arial" w:hAnsi="Times New Roman" w:cs="Times New Roman"/>
        </w:rPr>
      </w:pPr>
    </w:p>
    <w:p w14:paraId="797F7A3C" w14:textId="1084F840" w:rsidR="007A668D" w:rsidRPr="00844D9A" w:rsidRDefault="00F13708" w:rsidP="005D7238">
      <w:pPr>
        <w:pStyle w:val="Title"/>
        <w:spacing w:line="480" w:lineRule="auto"/>
        <w:jc w:val="center"/>
        <w:rPr>
          <w:rFonts w:eastAsia="Arial"/>
        </w:rPr>
      </w:pPr>
      <w:bookmarkStart w:id="143" w:name="_Toc15157467"/>
      <w:r w:rsidRPr="00844D9A">
        <w:rPr>
          <w:rFonts w:ascii="Times New Roman" w:hAnsi="Times New Roman" w:cs="Times New Roman"/>
          <w:b/>
          <w:bCs/>
          <w:szCs w:val="24"/>
          <w:lang w:val="en-US"/>
        </w:rPr>
        <w:t xml:space="preserve">Figure 3.6: </w:t>
      </w:r>
      <w:r w:rsidRPr="00844D9A">
        <w:rPr>
          <w:rFonts w:ascii="Times New Roman" w:eastAsia="Arial" w:hAnsi="Times New Roman" w:cs="Times New Roman"/>
          <w:b/>
          <w:bCs/>
          <w:szCs w:val="24"/>
        </w:rPr>
        <w:t xml:space="preserve">Cube notations for </w:t>
      </w:r>
      <w:r w:rsidR="00AE22A9" w:rsidRPr="00844D9A">
        <w:rPr>
          <w:rFonts w:ascii="Times New Roman" w:hAnsi="Times New Roman" w:cs="Times New Roman"/>
          <w:b/>
          <w:bCs/>
          <w:szCs w:val="24"/>
        </w:rPr>
        <w:t>Maximum Misplaced Edge and Corner Cubes in Rubik’s Cube Face</w:t>
      </w:r>
      <w:r w:rsidRPr="00844D9A">
        <w:rPr>
          <w:rFonts w:ascii="Times New Roman" w:eastAsia="Arial" w:hAnsi="Times New Roman" w:cs="Times New Roman"/>
          <w:b/>
          <w:bCs/>
          <w:szCs w:val="24"/>
        </w:rPr>
        <w:t>.</w:t>
      </w:r>
      <w:bookmarkEnd w:id="143"/>
    </w:p>
    <w:p w14:paraId="3B128256" w14:textId="77777777" w:rsidR="007A668D" w:rsidRPr="00844D9A" w:rsidRDefault="007A668D" w:rsidP="00844D9A">
      <w:pPr>
        <w:tabs>
          <w:tab w:val="left" w:pos="272"/>
          <w:tab w:val="left" w:pos="709"/>
        </w:tabs>
        <w:spacing w:line="480" w:lineRule="auto"/>
        <w:jc w:val="both"/>
        <w:rPr>
          <w:rFonts w:ascii="Times New Roman" w:eastAsia="Arial" w:hAnsi="Times New Roman" w:cs="Times New Roman"/>
        </w:rPr>
      </w:pPr>
    </w:p>
    <w:p w14:paraId="2A89D6DB" w14:textId="56422768" w:rsidR="003E009E" w:rsidRPr="00844D9A" w:rsidRDefault="00527E8B" w:rsidP="00844D9A">
      <w:pPr>
        <w:pStyle w:val="Heading5"/>
        <w:numPr>
          <w:ilvl w:val="0"/>
          <w:numId w:val="61"/>
        </w:numPr>
      </w:pPr>
      <w:bookmarkStart w:id="144" w:name="_Toc15157446"/>
      <w:r w:rsidRPr="00844D9A">
        <w:t>Max</w:t>
      </w:r>
      <w:r w:rsidR="00601F81" w:rsidRPr="00844D9A">
        <w:t>imum</w:t>
      </w:r>
      <w:r w:rsidRPr="00844D9A">
        <w:t xml:space="preserve"> </w:t>
      </w:r>
      <w:r w:rsidR="00604F22" w:rsidRPr="00844D9A">
        <w:t>and</w:t>
      </w:r>
      <w:r w:rsidRPr="00844D9A">
        <w:t xml:space="preserve"> Min</w:t>
      </w:r>
      <w:r w:rsidR="00601F81" w:rsidRPr="00844D9A">
        <w:t>imum</w:t>
      </w:r>
      <w:r w:rsidRPr="00844D9A">
        <w:t xml:space="preserve"> Misplaced Corner and Edge Cubes in </w:t>
      </w:r>
      <w:r w:rsidR="0076617A" w:rsidRPr="00844D9A">
        <w:t xml:space="preserve">Rubik’s Cube </w:t>
      </w:r>
      <w:r w:rsidRPr="00844D9A">
        <w:t>Face</w:t>
      </w:r>
      <w:bookmarkEnd w:id="144"/>
    </w:p>
    <w:p w14:paraId="6BE4847B" w14:textId="0C04DACA"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Maximum</w:t>
      </w:r>
      <w:r w:rsidR="00021CD4" w:rsidRPr="00844D9A">
        <w:rPr>
          <w:rFonts w:ascii="Times New Roman" w:eastAsia="Arial" w:hAnsi="Times New Roman" w:cs="Times New Roman"/>
        </w:rPr>
        <w:t xml:space="preserve"> and Minimum </w:t>
      </w:r>
      <w:r w:rsidRPr="00844D9A">
        <w:rPr>
          <w:rFonts w:ascii="Times New Roman" w:eastAsia="Arial" w:hAnsi="Times New Roman" w:cs="Times New Roman"/>
        </w:rPr>
        <w:t xml:space="preserve">Misplaced Edges and Corner Cubes in Rubik’s Cube Face is one of the inadmissible heuristic rules since this rule is </w:t>
      </w:r>
      <w:r w:rsidR="00585DF8" w:rsidRPr="00844D9A">
        <w:rPr>
          <w:rFonts w:ascii="Times New Roman" w:eastAsia="Arial" w:hAnsi="Times New Roman" w:cs="Times New Roman"/>
        </w:rPr>
        <w:t>randomly</w:t>
      </w:r>
      <w:r w:rsidRPr="00844D9A">
        <w:rPr>
          <w:rFonts w:ascii="Times New Roman" w:eastAsia="Arial" w:hAnsi="Times New Roman" w:cs="Times New Roman"/>
        </w:rPr>
        <w:t xml:space="preserve"> estimating the misplaced edges and corner. In this rule, which finding the maximum </w:t>
      </w:r>
      <w:r w:rsidR="00021CD4" w:rsidRPr="00844D9A">
        <w:rPr>
          <w:rFonts w:ascii="Times New Roman" w:eastAsia="Arial" w:hAnsi="Times New Roman" w:cs="Times New Roman"/>
        </w:rPr>
        <w:t xml:space="preserve">and minimum </w:t>
      </w:r>
      <w:r w:rsidRPr="00844D9A">
        <w:rPr>
          <w:rFonts w:ascii="Times New Roman" w:eastAsia="Arial" w:hAnsi="Times New Roman" w:cs="Times New Roman"/>
        </w:rPr>
        <w:t>misplaced corner of the misplaced edges and corner of cubes from the original centrepiece of the cube.</w:t>
      </w:r>
    </w:p>
    <w:p w14:paraId="38BB52DA" w14:textId="1EAEDBC2"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lastRenderedPageBreak/>
        <w:t xml:space="preserve">Each face of Rubik’s cube, more than one number of the wrong edge and corner cubes will take place. For example, the </w:t>
      </w:r>
      <w:r w:rsidR="00F15C16">
        <w:rPr>
          <w:rFonts w:ascii="Times New Roman" w:eastAsia="Arial" w:hAnsi="Times New Roman" w:cs="Times New Roman"/>
        </w:rPr>
        <w:t>red</w:t>
      </w:r>
      <w:r w:rsidR="00F15C16" w:rsidRPr="00844D9A">
        <w:rPr>
          <w:rFonts w:ascii="Times New Roman" w:eastAsia="Arial" w:hAnsi="Times New Roman" w:cs="Times New Roman"/>
        </w:rPr>
        <w:t xml:space="preserve"> </w:t>
      </w:r>
      <w:r w:rsidRPr="00844D9A">
        <w:rPr>
          <w:rFonts w:ascii="Times New Roman" w:eastAsia="Arial" w:hAnsi="Times New Roman" w:cs="Times New Roman"/>
        </w:rPr>
        <w:t xml:space="preserve">face of Rubik’s cube, will have greater than 0 for an unsolved cube piece and limited to </w:t>
      </w:r>
      <w:r w:rsidR="00021CD4" w:rsidRPr="00844D9A">
        <w:rPr>
          <w:rFonts w:ascii="Times New Roman" w:eastAsia="Arial" w:hAnsi="Times New Roman" w:cs="Times New Roman"/>
        </w:rPr>
        <w:t>16</w:t>
      </w:r>
      <w:r w:rsidRPr="00844D9A">
        <w:rPr>
          <w:rFonts w:ascii="Times New Roman" w:eastAsia="Arial" w:hAnsi="Times New Roman" w:cs="Times New Roman"/>
        </w:rPr>
        <w:t>.</w:t>
      </w:r>
    </w:p>
    <w:p w14:paraId="05664BE4" w14:textId="6008C894" w:rsidR="00495AAD" w:rsidRPr="00844D9A" w:rsidRDefault="00495AAD"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w:t>
      </w:r>
      <w:r w:rsidR="006C6C88" w:rsidRPr="00844D9A">
        <w:rPr>
          <w:rFonts w:ascii="Times New Roman" w:eastAsia="Arial" w:hAnsi="Times New Roman" w:cs="Times New Roman"/>
        </w:rPr>
        <w:t xml:space="preserve">In </w:t>
      </w:r>
      <w:r w:rsidR="00E93686">
        <w:rPr>
          <w:rFonts w:ascii="Times New Roman" w:eastAsia="Arial" w:hAnsi="Times New Roman" w:cs="Times New Roman"/>
        </w:rPr>
        <w:t xml:space="preserve">the </w:t>
      </w:r>
      <w:r w:rsidR="006C6C88" w:rsidRPr="00844D9A">
        <w:rPr>
          <w:rFonts w:ascii="Times New Roman" w:eastAsia="Arial" w:hAnsi="Times New Roman" w:cs="Times New Roman"/>
        </w:rPr>
        <w:t>mathematical notation of machine learning term:</w:t>
      </w:r>
    </w:p>
    <w:p w14:paraId="6762AE2B" w14:textId="77777777" w:rsidR="000610D3" w:rsidRPr="00844D9A" w:rsidRDefault="000610D3" w:rsidP="00844D9A">
      <w:pPr>
        <w:tabs>
          <w:tab w:val="left" w:pos="709"/>
        </w:tabs>
        <w:spacing w:line="480" w:lineRule="auto"/>
        <w:jc w:val="both"/>
        <w:rPr>
          <w:rFonts w:ascii="Times New Roman" w:eastAsia="Arial" w:hAnsi="Times New Roman" w:cs="Times New Roman"/>
        </w:rPr>
      </w:pPr>
    </w:p>
    <w:p w14:paraId="4136AF4E" w14:textId="2402B6D1" w:rsidR="003419DC" w:rsidRPr="00844D9A" w:rsidRDefault="00F47DE0"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maximum</m:t>
              </m:r>
            </m:num>
            <m:den>
              <m:r>
                <w:rPr>
                  <w:rFonts w:ascii="Cambria Math" w:eastAsia="Arial" w:hAnsi="Cambria Math" w:cs="Times New Roman"/>
                </w:rPr>
                <m:t>f∈Faces (c)</m:t>
              </m:r>
            </m:den>
          </m:f>
          <m:r>
            <w:rPr>
              <w:rFonts w:ascii="Cambria Math" w:eastAsia="Arial" w:hAnsi="Cambria Math" w:cs="Times New Roman"/>
            </w:rPr>
            <m:t xml:space="preserve">  g</m:t>
          </m:r>
          <m:d>
            <m:dPr>
              <m:ctrlPr>
                <w:rPr>
                  <w:rFonts w:ascii="Cambria Math" w:eastAsia="Arial" w:hAnsi="Cambria Math" w:cs="Times New Roman"/>
                  <w:i/>
                </w:rPr>
              </m:ctrlPr>
            </m:dPr>
            <m:e>
              <m:r>
                <w:rPr>
                  <w:rFonts w:ascii="Cambria Math" w:eastAsia="Arial" w:hAnsi="Cambria Math" w:cs="Times New Roman"/>
                </w:rPr>
                <m:t>f</m:t>
              </m:r>
            </m:e>
          </m:d>
          <m:r>
            <w:rPr>
              <w:rFonts w:ascii="Cambria Math" w:eastAsia="Arial" w:hAnsi="Cambria Math" w:cs="Times New Roman"/>
            </w:rPr>
            <m:t>+</m:t>
          </m:r>
          <m:f>
            <m:fPr>
              <m:ctrlPr>
                <w:rPr>
                  <w:rFonts w:ascii="Cambria Math" w:eastAsia="Arial" w:hAnsi="Cambria Math" w:cs="Times New Roman"/>
                  <w:i/>
                </w:rPr>
              </m:ctrlPr>
            </m:fPr>
            <m:num>
              <m:r>
                <w:rPr>
                  <w:rFonts w:ascii="Cambria Math" w:eastAsia="Arial" w:hAnsi="Cambria Math" w:cs="Times New Roman"/>
                </w:rPr>
                <m:t>minimum</m:t>
              </m:r>
            </m:num>
            <m:den>
              <m:r>
                <w:rPr>
                  <w:rFonts w:ascii="Cambria Math" w:eastAsia="Arial" w:hAnsi="Cambria Math" w:cs="Times New Roman"/>
                </w:rPr>
                <m:t>f∈Faces (c)</m:t>
              </m:r>
            </m:den>
          </m:f>
          <m:r>
            <w:rPr>
              <w:rFonts w:ascii="Cambria Math" w:eastAsia="Arial" w:hAnsi="Cambria Math" w:cs="Times New Roman"/>
            </w:rPr>
            <m:t xml:space="preserve"> g(f)  </m:t>
          </m:r>
        </m:oMath>
      </m:oMathPara>
    </w:p>
    <w:p w14:paraId="2367A9BC" w14:textId="523234AA" w:rsidR="00AF19C8" w:rsidRPr="00844D9A" w:rsidRDefault="00604F22" w:rsidP="00844D9A">
      <w:pPr>
        <w:pStyle w:val="Quote"/>
        <w:jc w:val="center"/>
        <w:rPr>
          <w:rFonts w:cs="Times New Roman"/>
        </w:rPr>
      </w:pPr>
      <w:bookmarkStart w:id="145" w:name="_Toc9462428"/>
      <w:r w:rsidRPr="00844D9A">
        <w:rPr>
          <w:rFonts w:eastAsia="Arial" w:cs="Times New Roman"/>
        </w:rPr>
        <w:t xml:space="preserve">Equation </w:t>
      </w:r>
      <w:r w:rsidR="007F04BC" w:rsidRPr="00844D9A">
        <w:rPr>
          <w:rFonts w:eastAsia="Arial" w:cs="Times New Roman"/>
        </w:rPr>
        <w:t>3.4:</w:t>
      </w:r>
      <w:r w:rsidRPr="00844D9A">
        <w:rPr>
          <w:rFonts w:eastAsia="Arial" w:cs="Times New Roman"/>
        </w:rPr>
        <w:t xml:space="preserve"> </w:t>
      </w:r>
      <w:r w:rsidRPr="00844D9A">
        <w:rPr>
          <w:rFonts w:cs="Times New Roman"/>
        </w:rPr>
        <w:t>Maximum and Minimum Corner and Edge Cubes in Face.</w:t>
      </w:r>
      <w:bookmarkEnd w:id="145"/>
    </w:p>
    <w:p w14:paraId="31D464B7" w14:textId="77777777" w:rsidR="00AE22A9" w:rsidRPr="00844D9A" w:rsidRDefault="00AE22A9" w:rsidP="00844D9A">
      <w:pPr>
        <w:spacing w:line="480" w:lineRule="auto"/>
        <w:rPr>
          <w:rFonts w:ascii="Times New Roman" w:hAnsi="Times New Roman" w:cs="Times New Roman"/>
        </w:rPr>
      </w:pPr>
    </w:p>
    <w:p w14:paraId="3C289693" w14:textId="77777777" w:rsidR="00AE22A9" w:rsidRPr="00844D9A" w:rsidRDefault="00AE22A9" w:rsidP="00844D9A">
      <w:pPr>
        <w:spacing w:line="480" w:lineRule="auto"/>
        <w:jc w:val="center"/>
        <w:rPr>
          <w:rFonts w:ascii="Times New Roman" w:hAnsi="Times New Roman" w:cs="Times New Roman"/>
        </w:rPr>
      </w:pPr>
      <w:r w:rsidRPr="00844D9A">
        <w:rPr>
          <w:rFonts w:ascii="Times New Roman" w:hAnsi="Times New Roman" w:cs="Times New Roman"/>
          <w:noProof/>
        </w:rPr>
        <w:lastRenderedPageBreak/>
        <w:drawing>
          <wp:inline distT="0" distB="0" distL="0" distR="0" wp14:anchorId="2036A524" wp14:editId="6B6A1910">
            <wp:extent cx="5612130" cy="498398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5"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7C2553ED" w14:textId="77777777" w:rsidR="00AE22A9" w:rsidRPr="00844D9A" w:rsidRDefault="00AE22A9" w:rsidP="00844D9A">
      <w:pPr>
        <w:tabs>
          <w:tab w:val="left" w:pos="272"/>
          <w:tab w:val="left" w:pos="709"/>
        </w:tabs>
        <w:spacing w:line="480" w:lineRule="auto"/>
        <w:jc w:val="both"/>
        <w:rPr>
          <w:rFonts w:ascii="Times New Roman" w:eastAsia="Arial" w:hAnsi="Times New Roman" w:cs="Times New Roman"/>
        </w:rPr>
      </w:pPr>
    </w:p>
    <w:p w14:paraId="3F1192B9" w14:textId="6B1E8791" w:rsidR="00AE22A9" w:rsidRPr="00844D9A" w:rsidRDefault="00AE22A9" w:rsidP="00844D9A">
      <w:pPr>
        <w:pStyle w:val="Title"/>
        <w:spacing w:line="480" w:lineRule="auto"/>
        <w:jc w:val="center"/>
        <w:rPr>
          <w:rFonts w:ascii="Times New Roman" w:hAnsi="Times New Roman" w:cs="Times New Roman"/>
          <w:b/>
          <w:bCs/>
          <w:szCs w:val="24"/>
          <w:lang w:val="en-US"/>
        </w:rPr>
      </w:pPr>
      <w:bookmarkStart w:id="146" w:name="_Toc15157468"/>
      <w:r w:rsidRPr="00844D9A">
        <w:rPr>
          <w:rFonts w:ascii="Times New Roman" w:hAnsi="Times New Roman" w:cs="Times New Roman"/>
          <w:b/>
          <w:bCs/>
          <w:szCs w:val="24"/>
          <w:lang w:val="en-US"/>
        </w:rPr>
        <w:t xml:space="preserve">Figure 3.7: </w:t>
      </w:r>
      <w:r w:rsidRPr="00844D9A">
        <w:rPr>
          <w:rFonts w:ascii="Times New Roman" w:eastAsia="Arial" w:hAnsi="Times New Roman" w:cs="Times New Roman"/>
          <w:b/>
          <w:bCs/>
          <w:szCs w:val="24"/>
        </w:rPr>
        <w:t xml:space="preserve">Cube notations for </w:t>
      </w:r>
      <w:r w:rsidR="004A486A" w:rsidRPr="00844D9A">
        <w:rPr>
          <w:rFonts w:ascii="Times New Roman" w:hAnsi="Times New Roman" w:cs="Times New Roman"/>
          <w:b/>
          <w:bCs/>
          <w:szCs w:val="24"/>
        </w:rPr>
        <w:t>Maximum and Minimum Corner and Edge Cubes in Face</w:t>
      </w:r>
      <w:r w:rsidRPr="00844D9A">
        <w:rPr>
          <w:rFonts w:ascii="Times New Roman" w:eastAsia="Arial" w:hAnsi="Times New Roman" w:cs="Times New Roman"/>
          <w:b/>
          <w:bCs/>
          <w:szCs w:val="24"/>
        </w:rPr>
        <w:t>.</w:t>
      </w:r>
      <w:bookmarkEnd w:id="146"/>
    </w:p>
    <w:p w14:paraId="33B40F2C" w14:textId="77777777" w:rsidR="002F7024" w:rsidRPr="00844D9A" w:rsidRDefault="002F7024" w:rsidP="00844D9A">
      <w:pPr>
        <w:tabs>
          <w:tab w:val="left" w:pos="709"/>
        </w:tabs>
        <w:spacing w:line="480" w:lineRule="auto"/>
        <w:jc w:val="center"/>
        <w:rPr>
          <w:rFonts w:ascii="Times New Roman" w:hAnsi="Times New Roman" w:cs="Times New Roman"/>
          <w:b/>
          <w:bCs/>
        </w:rPr>
      </w:pPr>
    </w:p>
    <w:p w14:paraId="04949691" w14:textId="71B9D93F" w:rsidR="00054579" w:rsidRPr="00844D9A" w:rsidRDefault="00AF19C8" w:rsidP="00844D9A">
      <w:pPr>
        <w:pStyle w:val="Heading5"/>
        <w:numPr>
          <w:ilvl w:val="0"/>
          <w:numId w:val="62"/>
        </w:numPr>
        <w:rPr>
          <w:rFonts w:eastAsia="Arial"/>
        </w:rPr>
      </w:pPr>
      <w:bookmarkStart w:id="147" w:name="_Toc15157447"/>
      <w:r w:rsidRPr="00844D9A">
        <w:t>Max</w:t>
      </w:r>
      <w:r w:rsidR="00EC24E8" w:rsidRPr="00844D9A">
        <w:t>imum</w:t>
      </w:r>
      <w:r w:rsidRPr="00844D9A">
        <w:t xml:space="preserve"> Misplaced Corner </w:t>
      </w:r>
      <w:r w:rsidR="006860E8" w:rsidRPr="00844D9A">
        <w:t>and</w:t>
      </w:r>
      <w:r w:rsidRPr="00844D9A">
        <w:t xml:space="preserve"> Max</w:t>
      </w:r>
      <w:r w:rsidR="00BD7365" w:rsidRPr="00844D9A">
        <w:t>imum</w:t>
      </w:r>
      <w:r w:rsidRPr="00844D9A">
        <w:t xml:space="preserve"> Misplaced Edge Cube in Face</w:t>
      </w:r>
      <w:bookmarkEnd w:id="147"/>
    </w:p>
    <w:p w14:paraId="4FFE0419" w14:textId="4DBF585E" w:rsidR="00054579"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Maximum Misplaced Corner and Maximum Misplaced Edges Cubes in Rubik’s Cube Face is one of the inadmissible heuristic rules since this rule is </w:t>
      </w:r>
      <w:r w:rsidR="00617916" w:rsidRPr="00844D9A">
        <w:rPr>
          <w:rFonts w:ascii="Times New Roman" w:eastAsia="Arial" w:hAnsi="Times New Roman" w:cs="Times New Roman"/>
        </w:rPr>
        <w:t>randomly</w:t>
      </w:r>
      <w:r w:rsidRPr="00844D9A">
        <w:rPr>
          <w:rFonts w:ascii="Times New Roman" w:eastAsia="Arial" w:hAnsi="Times New Roman" w:cs="Times New Roman"/>
        </w:rPr>
        <w:t xml:space="preserve"> estimating the misplaced edges and corner. In this rule, which finding the maximum misplaced corner of the misplaced edges and corner of cubes from the original centrepiece of the cube.</w:t>
      </w:r>
    </w:p>
    <w:p w14:paraId="5EF0250C" w14:textId="459E0CF0" w:rsidR="00054579"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lastRenderedPageBreak/>
        <w:t xml:space="preserve">Each face of Rubik’s cube, more than one number of the wrong edge and corner cubes will take place. For example, the </w:t>
      </w:r>
      <w:r w:rsidR="00D30B34">
        <w:rPr>
          <w:rFonts w:ascii="Times New Roman" w:eastAsia="Arial" w:hAnsi="Times New Roman" w:cs="Times New Roman"/>
        </w:rPr>
        <w:t>red</w:t>
      </w:r>
      <w:r w:rsidR="00D30B34" w:rsidRPr="00844D9A">
        <w:rPr>
          <w:rFonts w:ascii="Times New Roman" w:eastAsia="Arial" w:hAnsi="Times New Roman" w:cs="Times New Roman"/>
        </w:rPr>
        <w:t xml:space="preserve"> </w:t>
      </w:r>
      <w:r w:rsidRPr="00844D9A">
        <w:rPr>
          <w:rFonts w:ascii="Times New Roman" w:eastAsia="Arial" w:hAnsi="Times New Roman" w:cs="Times New Roman"/>
        </w:rPr>
        <w:t>face of Rubik’s cube, will have greater than 0 for an unsolved cube piece and limited to 8.</w:t>
      </w:r>
    </w:p>
    <w:p w14:paraId="44347630" w14:textId="4C03B599" w:rsidR="000610D3" w:rsidRPr="00844D9A" w:rsidRDefault="00054579" w:rsidP="00844D9A">
      <w:pPr>
        <w:tabs>
          <w:tab w:val="left" w:pos="709"/>
        </w:tabs>
        <w:spacing w:line="480" w:lineRule="auto"/>
        <w:jc w:val="both"/>
        <w:rPr>
          <w:rFonts w:ascii="Times New Roman" w:eastAsia="Arial" w:hAnsi="Times New Roman" w:cs="Times New Roman"/>
        </w:rPr>
      </w:pPr>
      <w:r w:rsidRPr="00844D9A">
        <w:rPr>
          <w:rFonts w:ascii="Times New Roman" w:eastAsia="Arial" w:hAnsi="Times New Roman" w:cs="Times New Roman"/>
        </w:rPr>
        <w:t xml:space="preserve">This pattern is acceptable as an inadmissible rule because, in a solved cube, the edge and corner cubes have to be the same colour as the centre cube to ‘fix’, in the non-optimal path. In </w:t>
      </w:r>
      <w:r w:rsidR="00E93686">
        <w:rPr>
          <w:rFonts w:ascii="Times New Roman" w:eastAsia="Arial" w:hAnsi="Times New Roman" w:cs="Times New Roman"/>
        </w:rPr>
        <w:t xml:space="preserve">the </w:t>
      </w:r>
      <w:r w:rsidRPr="00844D9A">
        <w:rPr>
          <w:rFonts w:ascii="Times New Roman" w:eastAsia="Arial" w:hAnsi="Times New Roman" w:cs="Times New Roman"/>
        </w:rPr>
        <w:t>mathematical notation</w:t>
      </w:r>
      <w:r w:rsidR="006C6C88" w:rsidRPr="00844D9A">
        <w:rPr>
          <w:rFonts w:ascii="Times New Roman" w:eastAsia="Arial" w:hAnsi="Times New Roman" w:cs="Times New Roman"/>
        </w:rPr>
        <w:t xml:space="preserve"> of machine learning term</w:t>
      </w:r>
      <w:r w:rsidRPr="00844D9A">
        <w:rPr>
          <w:rFonts w:ascii="Times New Roman" w:eastAsia="Arial" w:hAnsi="Times New Roman" w:cs="Times New Roman"/>
        </w:rPr>
        <w:t>:</w:t>
      </w:r>
    </w:p>
    <w:p w14:paraId="3994DA93" w14:textId="502C3C9E" w:rsidR="005C7AB3" w:rsidRPr="00844D9A" w:rsidRDefault="00F47DE0" w:rsidP="00844D9A">
      <w:pPr>
        <w:tabs>
          <w:tab w:val="left" w:pos="709"/>
        </w:tabs>
        <w:spacing w:line="480" w:lineRule="auto"/>
        <w:jc w:val="both"/>
        <w:rPr>
          <w:rFonts w:ascii="Times New Roman" w:eastAsia="Arial" w:hAnsi="Times New Roman" w:cs="Times New Roman"/>
        </w:rPr>
      </w:pPr>
      <m:oMathPara>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5</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1</m:t>
              </m:r>
            </m:sub>
          </m:sSub>
          <m:d>
            <m:dPr>
              <m:ctrlPr>
                <w:rPr>
                  <w:rFonts w:ascii="Cambria Math" w:eastAsia="Arial" w:hAnsi="Cambria Math" w:cs="Times New Roman"/>
                  <w:i/>
                </w:rPr>
              </m:ctrlPr>
            </m:dPr>
            <m:e>
              <m:r>
                <w:rPr>
                  <w:rFonts w:ascii="Cambria Math" w:eastAsia="Arial" w:hAnsi="Cambria Math" w:cs="Times New Roman"/>
                </w:rPr>
                <m:t>c</m:t>
              </m:r>
            </m:e>
          </m:d>
          <m:r>
            <w:rPr>
              <w:rFonts w:ascii="Cambria Math" w:eastAsia="Arial" w:hAnsi="Cambria Math" w:cs="Times New Roman"/>
            </w:rPr>
            <m:t xml:space="preserve">+ </m:t>
          </m:r>
          <m:sSub>
            <m:sSubPr>
              <m:ctrlPr>
                <w:rPr>
                  <w:rFonts w:ascii="Cambria Math" w:eastAsia="Arial" w:hAnsi="Cambria Math" w:cs="Times New Roman"/>
                  <w:i/>
                </w:rPr>
              </m:ctrlPr>
            </m:sSubPr>
            <m:e>
              <m:r>
                <w:rPr>
                  <w:rFonts w:ascii="Cambria Math" w:eastAsia="Arial" w:hAnsi="Cambria Math" w:cs="Times New Roman"/>
                </w:rPr>
                <m:t>h</m:t>
              </m:r>
            </m:e>
            <m:sub>
              <m:r>
                <w:rPr>
                  <w:rFonts w:ascii="Cambria Math" w:eastAsia="Arial" w:hAnsi="Cambria Math" w:cs="Times New Roman"/>
                </w:rPr>
                <m:t>2</m:t>
              </m:r>
            </m:sub>
          </m:sSub>
          <m:r>
            <w:rPr>
              <w:rFonts w:ascii="Cambria Math" w:eastAsia="Arial" w:hAnsi="Cambria Math" w:cs="Times New Roman"/>
            </w:rPr>
            <m:t>(c)</m:t>
          </m:r>
        </m:oMath>
      </m:oMathPara>
    </w:p>
    <w:p w14:paraId="3370F43B" w14:textId="3E426D77" w:rsidR="00547B2E" w:rsidRPr="00844D9A" w:rsidRDefault="00670549" w:rsidP="00844D9A">
      <w:pPr>
        <w:pStyle w:val="Quote"/>
        <w:jc w:val="center"/>
        <w:rPr>
          <w:rFonts w:cs="Times New Roman"/>
        </w:rPr>
      </w:pPr>
      <w:bookmarkStart w:id="148" w:name="_Toc9462429"/>
      <w:r w:rsidRPr="00844D9A">
        <w:rPr>
          <w:rFonts w:eastAsia="Arial" w:cs="Times New Roman"/>
        </w:rPr>
        <w:t xml:space="preserve">Equation </w:t>
      </w:r>
      <w:r w:rsidR="00BF0D06" w:rsidRPr="00844D9A">
        <w:rPr>
          <w:rFonts w:eastAsia="Arial" w:cs="Times New Roman"/>
        </w:rPr>
        <w:t>3.5:</w:t>
      </w:r>
      <w:r w:rsidRPr="00844D9A">
        <w:rPr>
          <w:rFonts w:eastAsia="Arial" w:cs="Times New Roman"/>
        </w:rPr>
        <w:t xml:space="preserve"> </w:t>
      </w:r>
      <w:r w:rsidRPr="00844D9A">
        <w:rPr>
          <w:rFonts w:cs="Times New Roman"/>
        </w:rPr>
        <w:t xml:space="preserve">Maximum Misplaced </w:t>
      </w:r>
      <w:r w:rsidR="006860E8" w:rsidRPr="00844D9A">
        <w:rPr>
          <w:rFonts w:cs="Times New Roman"/>
        </w:rPr>
        <w:t xml:space="preserve">Corner and Maximum Misplaced Cube </w:t>
      </w:r>
      <w:r w:rsidRPr="00844D9A">
        <w:rPr>
          <w:rFonts w:cs="Times New Roman"/>
        </w:rPr>
        <w:t>Cubes in Face</w:t>
      </w:r>
      <w:r w:rsidR="006860E8" w:rsidRPr="00844D9A">
        <w:rPr>
          <w:rFonts w:cs="Times New Roman"/>
        </w:rPr>
        <w:t>.</w:t>
      </w:r>
      <w:bookmarkEnd w:id="148"/>
    </w:p>
    <w:p w14:paraId="3F6AD340" w14:textId="77777777" w:rsidR="002D50FA" w:rsidRPr="00844D9A" w:rsidRDefault="00D87D49" w:rsidP="00844D9A">
      <w:pPr>
        <w:spacing w:line="480" w:lineRule="auto"/>
        <w:jc w:val="center"/>
        <w:rPr>
          <w:rFonts w:ascii="Times New Roman" w:hAnsi="Times New Roman" w:cs="Times New Roman"/>
        </w:rPr>
      </w:pPr>
      <w:r w:rsidRPr="00844D9A">
        <w:rPr>
          <w:rFonts w:ascii="Times New Roman" w:hAnsi="Times New Roman" w:cs="Times New Roman"/>
          <w:bCs/>
        </w:rPr>
        <w:br w:type="page"/>
      </w:r>
      <w:r w:rsidR="002D50FA" w:rsidRPr="00844D9A">
        <w:rPr>
          <w:rFonts w:ascii="Times New Roman" w:hAnsi="Times New Roman" w:cs="Times New Roman"/>
          <w:noProof/>
        </w:rPr>
        <w:lastRenderedPageBreak/>
        <w:drawing>
          <wp:inline distT="0" distB="0" distL="0" distR="0" wp14:anchorId="6D31EE80" wp14:editId="2F97992A">
            <wp:extent cx="5612130" cy="498398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x.jpg"/>
                    <pic:cNvPicPr/>
                  </pic:nvPicPr>
                  <pic:blipFill rotWithShape="1">
                    <a:blip r:embed="rId25" cstate="print">
                      <a:extLst>
                        <a:ext uri="{28A0092B-C50C-407E-A947-70E740481C1C}">
                          <a14:useLocalDpi xmlns:a14="http://schemas.microsoft.com/office/drawing/2010/main" val="0"/>
                        </a:ext>
                      </a:extLst>
                    </a:blip>
                    <a:srcRect t="24562" r="-2" b="10975"/>
                    <a:stretch/>
                  </pic:blipFill>
                  <pic:spPr bwMode="auto">
                    <a:xfrm>
                      <a:off x="0" y="0"/>
                      <a:ext cx="5612270" cy="4984108"/>
                    </a:xfrm>
                    <a:prstGeom prst="rect">
                      <a:avLst/>
                    </a:prstGeom>
                    <a:ln>
                      <a:noFill/>
                    </a:ln>
                    <a:extLst>
                      <a:ext uri="{53640926-AAD7-44D8-BBD7-CCE9431645EC}">
                        <a14:shadowObscured xmlns:a14="http://schemas.microsoft.com/office/drawing/2010/main"/>
                      </a:ext>
                    </a:extLst>
                  </pic:spPr>
                </pic:pic>
              </a:graphicData>
            </a:graphic>
          </wp:inline>
        </w:drawing>
      </w:r>
    </w:p>
    <w:p w14:paraId="003705E3" w14:textId="77777777" w:rsidR="002D50FA" w:rsidRPr="00844D9A" w:rsidRDefault="002D50FA" w:rsidP="00844D9A">
      <w:pPr>
        <w:tabs>
          <w:tab w:val="left" w:pos="272"/>
          <w:tab w:val="left" w:pos="709"/>
        </w:tabs>
        <w:spacing w:line="480" w:lineRule="auto"/>
        <w:jc w:val="both"/>
        <w:rPr>
          <w:rFonts w:ascii="Times New Roman" w:eastAsia="Arial" w:hAnsi="Times New Roman" w:cs="Times New Roman"/>
        </w:rPr>
      </w:pPr>
    </w:p>
    <w:p w14:paraId="59E97B74" w14:textId="1AF6E0E8" w:rsidR="002D50FA" w:rsidRPr="00844D9A" w:rsidRDefault="002D50FA" w:rsidP="00844D9A">
      <w:pPr>
        <w:pStyle w:val="Title"/>
        <w:spacing w:line="480" w:lineRule="auto"/>
        <w:jc w:val="center"/>
        <w:rPr>
          <w:rFonts w:ascii="Times New Roman" w:hAnsi="Times New Roman" w:cs="Times New Roman"/>
          <w:b/>
          <w:bCs/>
          <w:szCs w:val="24"/>
          <w:lang w:val="en-US"/>
        </w:rPr>
      </w:pPr>
      <w:bookmarkStart w:id="149" w:name="_Toc15157469"/>
      <w:r w:rsidRPr="00844D9A">
        <w:rPr>
          <w:rFonts w:ascii="Times New Roman" w:hAnsi="Times New Roman" w:cs="Times New Roman"/>
          <w:b/>
          <w:bCs/>
          <w:szCs w:val="24"/>
          <w:lang w:val="en-US"/>
        </w:rPr>
        <w:t xml:space="preserve">Figure 3.8: </w:t>
      </w:r>
      <w:r w:rsidRPr="00844D9A">
        <w:rPr>
          <w:rFonts w:ascii="Times New Roman" w:eastAsia="Arial" w:hAnsi="Times New Roman" w:cs="Times New Roman"/>
          <w:b/>
          <w:bCs/>
          <w:szCs w:val="24"/>
        </w:rPr>
        <w:t xml:space="preserve">Cube notations for </w:t>
      </w:r>
      <w:r w:rsidR="00F227D0" w:rsidRPr="00844D9A">
        <w:rPr>
          <w:rFonts w:ascii="Times New Roman" w:hAnsi="Times New Roman" w:cs="Times New Roman"/>
          <w:b/>
          <w:bCs/>
          <w:szCs w:val="24"/>
        </w:rPr>
        <w:t>Maximum Misplaced Corner and Maximum Misplaced Cube Cubes in Face</w:t>
      </w:r>
      <w:r w:rsidRPr="00844D9A">
        <w:rPr>
          <w:rFonts w:ascii="Times New Roman" w:eastAsia="Arial" w:hAnsi="Times New Roman" w:cs="Times New Roman"/>
          <w:b/>
          <w:bCs/>
          <w:szCs w:val="24"/>
        </w:rPr>
        <w:t>.</w:t>
      </w:r>
      <w:bookmarkEnd w:id="149"/>
    </w:p>
    <w:p w14:paraId="5E991021" w14:textId="27304425" w:rsidR="00D87D49" w:rsidRPr="00844D9A" w:rsidRDefault="00D87D49" w:rsidP="00844D9A">
      <w:pPr>
        <w:spacing w:line="480" w:lineRule="auto"/>
        <w:rPr>
          <w:rFonts w:ascii="Times New Roman" w:hAnsi="Times New Roman" w:cs="Times New Roman"/>
          <w:b/>
          <w:bCs/>
        </w:rPr>
      </w:pPr>
    </w:p>
    <w:p w14:paraId="2C2ADC9C" w14:textId="77777777" w:rsidR="0088410F" w:rsidRPr="00844D9A" w:rsidRDefault="0088410F" w:rsidP="00844D9A">
      <w:pPr>
        <w:spacing w:line="480" w:lineRule="auto"/>
        <w:rPr>
          <w:rFonts w:ascii="Times New Roman" w:hAnsi="Times New Roman" w:cs="Times New Roman"/>
          <w:b/>
          <w:color w:val="000000" w:themeColor="text1"/>
        </w:rPr>
      </w:pPr>
      <w:bookmarkStart w:id="150" w:name="_Toc9461175"/>
      <w:r w:rsidRPr="00844D9A">
        <w:rPr>
          <w:rFonts w:ascii="Times New Roman" w:hAnsi="Times New Roman" w:cs="Times New Roman"/>
          <w:color w:val="000000" w:themeColor="text1"/>
        </w:rPr>
        <w:br w:type="page"/>
      </w:r>
    </w:p>
    <w:p w14:paraId="3C5965FD" w14:textId="4AF3040D" w:rsidR="002A1EC2" w:rsidRPr="00844D9A" w:rsidRDefault="006F4B56" w:rsidP="00844D9A">
      <w:pPr>
        <w:pStyle w:val="Heading1"/>
        <w:tabs>
          <w:tab w:val="left" w:pos="709"/>
        </w:tabs>
        <w:contextualSpacing/>
        <w:rPr>
          <w:color w:val="000000" w:themeColor="text1"/>
        </w:rPr>
      </w:pPr>
      <w:bookmarkStart w:id="151" w:name="_Toc15157448"/>
      <w:r w:rsidRPr="00844D9A">
        <w:rPr>
          <w:color w:val="000000" w:themeColor="text1"/>
        </w:rPr>
        <w:lastRenderedPageBreak/>
        <w:t xml:space="preserve">CHAPTER </w:t>
      </w:r>
      <w:r w:rsidR="00F64616" w:rsidRPr="00844D9A">
        <w:rPr>
          <w:color w:val="000000" w:themeColor="text1"/>
        </w:rPr>
        <w:t>4:</w:t>
      </w:r>
      <w:r w:rsidR="00A62173" w:rsidRPr="00844D9A">
        <w:rPr>
          <w:color w:val="000000" w:themeColor="text1"/>
        </w:rPr>
        <w:t xml:space="preserve"> </w:t>
      </w:r>
      <w:r w:rsidRPr="00844D9A">
        <w:rPr>
          <w:color w:val="000000" w:themeColor="text1"/>
        </w:rPr>
        <w:t xml:space="preserve">RESULT AND </w:t>
      </w:r>
      <w:r w:rsidR="00C12EF9" w:rsidRPr="00844D9A">
        <w:rPr>
          <w:color w:val="000000" w:themeColor="text1"/>
        </w:rPr>
        <w:t>DISCUSSION</w:t>
      </w:r>
      <w:bookmarkEnd w:id="150"/>
      <w:bookmarkEnd w:id="151"/>
    </w:p>
    <w:p w14:paraId="67A3B11E" w14:textId="77777777" w:rsidR="006B470B" w:rsidRPr="00844D9A" w:rsidRDefault="006B470B" w:rsidP="00844D9A">
      <w:pPr>
        <w:tabs>
          <w:tab w:val="left" w:pos="709"/>
        </w:tabs>
        <w:spacing w:line="480" w:lineRule="auto"/>
        <w:rPr>
          <w:rFonts w:ascii="Times New Roman" w:hAnsi="Times New Roman" w:cs="Times New Roman"/>
          <w:lang w:val="en-US"/>
        </w:rPr>
      </w:pPr>
    </w:p>
    <w:p w14:paraId="337C2C77" w14:textId="3C1177E1" w:rsidR="002A11F3" w:rsidRPr="00844D9A" w:rsidRDefault="009C4CD3"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rPr>
        <w:t xml:space="preserve">In </w:t>
      </w:r>
      <w:r w:rsidR="006804AF" w:rsidRPr="00844D9A">
        <w:rPr>
          <w:rFonts w:ascii="Times New Roman" w:hAnsi="Times New Roman" w:cs="Times New Roman"/>
        </w:rPr>
        <w:t xml:space="preserve">this </w:t>
      </w:r>
      <w:r w:rsidR="000331CC" w:rsidRPr="00844D9A">
        <w:rPr>
          <w:rFonts w:ascii="Times New Roman" w:hAnsi="Times New Roman" w:cs="Times New Roman"/>
        </w:rPr>
        <w:t>research paper</w:t>
      </w:r>
      <w:r w:rsidR="00B536C8" w:rsidRPr="00844D9A">
        <w:rPr>
          <w:rFonts w:ascii="Times New Roman" w:hAnsi="Times New Roman" w:cs="Times New Roman"/>
        </w:rPr>
        <w:t xml:space="preserve">, several tests are </w:t>
      </w:r>
      <w:r w:rsidR="00E93686" w:rsidRPr="00844D9A">
        <w:rPr>
          <w:rFonts w:ascii="Times New Roman" w:hAnsi="Times New Roman" w:cs="Times New Roman"/>
        </w:rPr>
        <w:t>r</w:t>
      </w:r>
      <w:r w:rsidR="00E93686">
        <w:rPr>
          <w:rFonts w:ascii="Times New Roman" w:hAnsi="Times New Roman" w:cs="Times New Roman"/>
        </w:rPr>
        <w:t>u</w:t>
      </w:r>
      <w:r w:rsidR="00E93686" w:rsidRPr="00844D9A">
        <w:rPr>
          <w:rFonts w:ascii="Times New Roman" w:hAnsi="Times New Roman" w:cs="Times New Roman"/>
        </w:rPr>
        <w:t xml:space="preserve">n </w:t>
      </w:r>
      <w:r w:rsidR="00B536C8" w:rsidRPr="00844D9A">
        <w:rPr>
          <w:rFonts w:ascii="Times New Roman" w:hAnsi="Times New Roman" w:cs="Times New Roman"/>
        </w:rPr>
        <w:t xml:space="preserve">to compare different heuristics. Firstly, compare the </w:t>
      </w:r>
      <w:r w:rsidR="00613979" w:rsidRPr="00844D9A">
        <w:rPr>
          <w:rFonts w:ascii="Times New Roman" w:hAnsi="Times New Roman" w:cs="Times New Roman"/>
          <w:lang w:val="en-US"/>
        </w:rPr>
        <w:t>regular</w:t>
      </w:r>
      <w:r w:rsidR="006B470B" w:rsidRPr="00844D9A">
        <w:rPr>
          <w:rFonts w:ascii="Times New Roman" w:hAnsi="Times New Roman" w:cs="Times New Roman"/>
          <w:lang w:val="en-US"/>
        </w:rPr>
        <w:t xml:space="preserve"> heuristics (human-made heuristic, the trained model using heuristic rules), with each other</w:t>
      </w:r>
      <w:r w:rsidR="00B536C8" w:rsidRPr="00844D9A">
        <w:rPr>
          <w:rFonts w:ascii="Times New Roman" w:hAnsi="Times New Roman" w:cs="Times New Roman"/>
        </w:rPr>
        <w:t xml:space="preserve">. Then, compare the learned </w:t>
      </w:r>
      <w:r w:rsidR="006B470B" w:rsidRPr="00844D9A">
        <w:rPr>
          <w:rFonts w:ascii="Times New Roman" w:hAnsi="Times New Roman" w:cs="Times New Roman"/>
          <w:lang w:val="en-US"/>
        </w:rPr>
        <w:t xml:space="preserve">heuristics (the learned model from regular heuristic), with each other. Finally, compare the best heuristic from the first group to the respective one from the second group. The results are analyzed as a number of nodes expanded to include the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006B470B" w:rsidRPr="00844D9A">
        <w:rPr>
          <w:rFonts w:ascii="Times New Roman" w:hAnsi="Times New Roman" w:cs="Times New Roman"/>
          <w:lang w:val="en-US"/>
        </w:rPr>
        <w:t xml:space="preserve"> algorithm during operation is reasonable in the performance of various heuristics. </w:t>
      </w:r>
    </w:p>
    <w:p w14:paraId="729ED34D" w14:textId="77777777" w:rsidR="002B4FE0" w:rsidRPr="00844D9A" w:rsidRDefault="002B4FE0" w:rsidP="00844D9A">
      <w:pPr>
        <w:tabs>
          <w:tab w:val="left" w:pos="709"/>
        </w:tabs>
        <w:spacing w:line="480" w:lineRule="auto"/>
        <w:jc w:val="both"/>
        <w:rPr>
          <w:rFonts w:ascii="Times New Roman" w:hAnsi="Times New Roman" w:cs="Times New Roman"/>
          <w:lang w:val="en-US"/>
        </w:rPr>
      </w:pPr>
    </w:p>
    <w:p w14:paraId="6BDFE631" w14:textId="7877555A" w:rsidR="009048C1" w:rsidRPr="00844D9A" w:rsidRDefault="002A11F3" w:rsidP="00844D9A">
      <w:pPr>
        <w:pStyle w:val="Heading3"/>
        <w:numPr>
          <w:ilvl w:val="0"/>
          <w:numId w:val="24"/>
        </w:numPr>
        <w:tabs>
          <w:tab w:val="left" w:pos="709"/>
        </w:tabs>
      </w:pPr>
      <w:bookmarkStart w:id="152" w:name="_Toc9461176"/>
      <w:bookmarkStart w:id="153" w:name="_Toc15157449"/>
      <w:r w:rsidRPr="00844D9A">
        <w:t>Python Scripts</w:t>
      </w:r>
      <w:bookmarkEnd w:id="152"/>
      <w:bookmarkEnd w:id="153"/>
    </w:p>
    <w:p w14:paraId="7BEE3AC7" w14:textId="7A079574" w:rsidR="009048C1" w:rsidRPr="00844D9A" w:rsidRDefault="006E2144" w:rsidP="00844D9A">
      <w:pPr>
        <w:tabs>
          <w:tab w:val="left" w:pos="709"/>
        </w:tabs>
        <w:spacing w:line="480" w:lineRule="auto"/>
        <w:jc w:val="both"/>
        <w:rPr>
          <w:rFonts w:ascii="Times New Roman" w:hAnsi="Times New Roman" w:cs="Times New Roman"/>
          <w:lang w:val="en-US"/>
        </w:rPr>
      </w:pPr>
      <w:r w:rsidRPr="00844D9A">
        <w:rPr>
          <w:rFonts w:ascii="Times New Roman" w:eastAsia="Arial" w:hAnsi="Times New Roman" w:cs="Times New Roman"/>
          <w:bCs/>
        </w:rPr>
        <w:t xml:space="preserve">The </w:t>
      </w:r>
      <w:r w:rsidR="00FF10D1" w:rsidRPr="00844D9A">
        <w:rPr>
          <w:rFonts w:ascii="Times New Roman" w:eastAsia="Arial" w:hAnsi="Times New Roman" w:cs="Times New Roman"/>
          <w:bCs/>
        </w:rPr>
        <w:t>script</w:t>
      </w:r>
      <w:r w:rsidR="00F765F0" w:rsidRPr="00844D9A">
        <w:rPr>
          <w:rFonts w:ascii="Times New Roman" w:eastAsia="Arial" w:hAnsi="Times New Roman" w:cs="Times New Roman"/>
          <w:bCs/>
        </w:rPr>
        <w:t>s</w:t>
      </w:r>
      <w:r w:rsidRPr="00844D9A">
        <w:rPr>
          <w:rFonts w:ascii="Times New Roman" w:eastAsia="Arial" w:hAnsi="Times New Roman" w:cs="Times New Roman"/>
          <w:bCs/>
        </w:rPr>
        <w:t xml:space="preserve"> </w:t>
      </w:r>
      <w:r w:rsidR="00F765F0" w:rsidRPr="00844D9A">
        <w:rPr>
          <w:rFonts w:ascii="Times New Roman" w:eastAsia="Arial" w:hAnsi="Times New Roman" w:cs="Times New Roman"/>
          <w:bCs/>
        </w:rPr>
        <w:t>are</w:t>
      </w:r>
      <w:r w:rsidRPr="00844D9A">
        <w:rPr>
          <w:rFonts w:ascii="Times New Roman" w:eastAsia="Arial" w:hAnsi="Times New Roman" w:cs="Times New Roman"/>
          <w:bCs/>
        </w:rPr>
        <w:t xml:space="preserve"> split into </w:t>
      </w:r>
      <w:r w:rsidR="00F765F0" w:rsidRPr="00844D9A">
        <w:rPr>
          <w:rFonts w:ascii="Times New Roman" w:eastAsia="Arial" w:hAnsi="Times New Roman" w:cs="Times New Roman"/>
          <w:bCs/>
        </w:rPr>
        <w:t>two</w:t>
      </w:r>
      <w:r w:rsidRPr="00844D9A">
        <w:rPr>
          <w:rFonts w:ascii="Times New Roman" w:eastAsia="Arial" w:hAnsi="Times New Roman" w:cs="Times New Roman"/>
          <w:bCs/>
        </w:rPr>
        <w:t xml:space="preserve"> main parts</w:t>
      </w:r>
      <w:r w:rsidR="00F765F0" w:rsidRPr="00844D9A">
        <w:rPr>
          <w:rFonts w:ascii="Times New Roman" w:eastAsia="Arial" w:hAnsi="Times New Roman" w:cs="Times New Roman"/>
          <w:bCs/>
        </w:rPr>
        <w:t xml:space="preserve">, </w:t>
      </w:r>
      <w:r w:rsidR="00C85BF0" w:rsidRPr="00844D9A">
        <w:rPr>
          <w:rFonts w:ascii="Times New Roman" w:hAnsi="Times New Roman" w:cs="Times New Roman"/>
          <w:lang w:val="en-US"/>
        </w:rPr>
        <w:t xml:space="preserve">which </w:t>
      </w:r>
      <w:r w:rsidR="00060FA4" w:rsidRPr="00844D9A">
        <w:rPr>
          <w:rFonts w:ascii="Times New Roman" w:hAnsi="Times New Roman" w:cs="Times New Roman"/>
          <w:lang w:val="en-US"/>
        </w:rPr>
        <w:t xml:space="preserve">are </w:t>
      </w:r>
      <w:r w:rsidR="00C85BF0" w:rsidRPr="00844D9A">
        <w:rPr>
          <w:rFonts w:ascii="Times New Roman" w:hAnsi="Times New Roman" w:cs="Times New Roman"/>
          <w:lang w:val="en-US"/>
        </w:rPr>
        <w:t>provided</w:t>
      </w:r>
      <w:r w:rsidR="00F765F0" w:rsidRPr="00844D9A">
        <w:rPr>
          <w:rFonts w:ascii="Times New Roman" w:hAnsi="Times New Roman" w:cs="Times New Roman"/>
          <w:lang w:val="en-US"/>
        </w:rPr>
        <w:t xml:space="preserve"> by the author of “</w:t>
      </w:r>
      <w:r w:rsidR="00F765F0" w:rsidRPr="00844D9A">
        <w:rPr>
          <w:rFonts w:ascii="Times New Roman" w:hAnsi="Times New Roman" w:cs="Times New Roman"/>
          <w:i/>
          <w:iCs/>
        </w:rPr>
        <w:t>Solving the Rubik's Cube Without Human Knowledge, 2018</w:t>
      </w:r>
      <w:r w:rsidR="00F765F0" w:rsidRPr="00844D9A">
        <w:rPr>
          <w:rFonts w:ascii="Times New Roman" w:hAnsi="Times New Roman" w:cs="Times New Roman"/>
        </w:rPr>
        <w:t>”, for benchmarking</w:t>
      </w:r>
      <w:r w:rsidR="005D51A2" w:rsidRPr="00844D9A">
        <w:rPr>
          <w:rFonts w:ascii="Times New Roman" w:hAnsi="Times New Roman" w:cs="Times New Roman"/>
        </w:rPr>
        <w:t xml:space="preserve">. </w:t>
      </w:r>
      <w:r w:rsidR="00F765F0" w:rsidRPr="00844D9A">
        <w:rPr>
          <w:rFonts w:ascii="Times New Roman" w:hAnsi="Times New Roman" w:cs="Times New Roman"/>
        </w:rPr>
        <w:t>(Forest Agostinelli, 2018)</w:t>
      </w:r>
      <w:r w:rsidR="00F765F0" w:rsidRPr="00844D9A">
        <w:rPr>
          <w:rFonts w:ascii="Times New Roman" w:hAnsi="Times New Roman" w:cs="Times New Roman"/>
          <w:lang w:val="en-US"/>
        </w:rPr>
        <w:t xml:space="preserve">. </w:t>
      </w:r>
    </w:p>
    <w:p w14:paraId="67984D55" w14:textId="77777777" w:rsidR="00D2737E" w:rsidRPr="00844D9A" w:rsidRDefault="00D2737E" w:rsidP="00844D9A">
      <w:pPr>
        <w:tabs>
          <w:tab w:val="left" w:pos="709"/>
        </w:tabs>
        <w:spacing w:line="480" w:lineRule="auto"/>
        <w:jc w:val="both"/>
        <w:rPr>
          <w:rFonts w:ascii="Times New Roman" w:hAnsi="Times New Roman" w:cs="Times New Roman"/>
          <w:lang w:val="en-US"/>
        </w:rPr>
      </w:pPr>
    </w:p>
    <w:p w14:paraId="0634BB0B" w14:textId="4F0C7FE8" w:rsidR="00775A38" w:rsidRPr="00844D9A" w:rsidRDefault="006E2144" w:rsidP="00844D9A">
      <w:pPr>
        <w:pStyle w:val="ListParagraph"/>
        <w:numPr>
          <w:ilvl w:val="0"/>
          <w:numId w:val="17"/>
        </w:numPr>
        <w:tabs>
          <w:tab w:val="left" w:pos="709"/>
        </w:tabs>
        <w:spacing w:line="480" w:lineRule="auto"/>
        <w:jc w:val="both"/>
        <w:rPr>
          <w:rFonts w:ascii="Times New Roman" w:hAnsi="Times New Roman" w:cs="Times New Roman"/>
          <w:color w:val="000000" w:themeColor="text1"/>
          <w:lang w:val="en-US"/>
        </w:rPr>
      </w:pPr>
      <w:r w:rsidRPr="00844D9A">
        <w:rPr>
          <w:rFonts w:ascii="Times New Roman" w:hAnsi="Times New Roman" w:cs="Times New Roman"/>
          <w:b/>
          <w:bCs/>
          <w:lang w:val="en-US"/>
        </w:rPr>
        <w:t>The cube module</w:t>
      </w:r>
      <w:r w:rsidRPr="00844D9A">
        <w:rPr>
          <w:rFonts w:ascii="Times New Roman" w:hAnsi="Times New Roman" w:cs="Times New Roman"/>
          <w:lang w:val="en-US"/>
        </w:rPr>
        <w:t xml:space="preserve"> – Consists of a simple class representing a cube, the Rubik’s Cube problem written as a</w:t>
      </w:r>
      <w:r w:rsidR="009F4B82" w:rsidRPr="00844D9A">
        <w:rPr>
          <w:rFonts w:ascii="Times New Roman" w:hAnsi="Times New Roman" w:cs="Times New Roman"/>
          <w:lang w:val="en-US"/>
        </w:rPr>
        <w:t xml:space="preserve">n </w:t>
      </w:r>
      <m:oMath>
        <m:sSup>
          <m:sSupPr>
            <m:ctrlPr>
              <w:rPr>
                <w:rFonts w:ascii="Cambria Math" w:hAnsi="Cambria Math" w:cs="Times New Roman"/>
                <w:i/>
                <w:lang w:val="en-US"/>
              </w:rPr>
            </m:ctrlPr>
          </m:sSupPr>
          <m:e>
            <m:r>
              <w:rPr>
                <w:rFonts w:ascii="Cambria Math" w:hAnsi="Cambria Math" w:cs="Times New Roman"/>
                <w:lang w:val="en-US"/>
              </w:rPr>
              <m:t>A</m:t>
            </m:r>
          </m:e>
          <m:sup>
            <m:r>
              <w:rPr>
                <w:rFonts w:ascii="Cambria Math" w:hAnsi="Cambria Math" w:cs="Times New Roman"/>
                <w:lang w:val="en-US"/>
              </w:rPr>
              <m:t>*</m:t>
            </m:r>
          </m:sup>
        </m:sSup>
      </m:oMath>
      <w:r w:rsidRPr="00844D9A">
        <w:rPr>
          <w:rFonts w:ascii="Times New Roman" w:hAnsi="Times New Roman" w:cs="Times New Roman"/>
          <w:lang w:val="en-US"/>
        </w:rPr>
        <w:t xml:space="preserve"> Search </w:t>
      </w:r>
      <w:r w:rsidR="00F966EB" w:rsidRPr="00844D9A">
        <w:rPr>
          <w:rFonts w:ascii="Times New Roman" w:hAnsi="Times New Roman" w:cs="Times New Roman"/>
          <w:lang w:val="en-US"/>
        </w:rPr>
        <w:t>Algorithms</w:t>
      </w:r>
      <w:r w:rsidRPr="00844D9A">
        <w:rPr>
          <w:rFonts w:ascii="Times New Roman" w:hAnsi="Times New Roman" w:cs="Times New Roman"/>
          <w:lang w:val="en-US"/>
        </w:rPr>
        <w:t xml:space="preserve"> and some other useful functions.</w:t>
      </w:r>
    </w:p>
    <w:p w14:paraId="2D93BFB3" w14:textId="4AFD967B" w:rsidR="005D51A2" w:rsidRPr="00844D9A" w:rsidRDefault="005D51A2" w:rsidP="00844D9A">
      <w:pPr>
        <w:pStyle w:val="ListParagraph"/>
        <w:tabs>
          <w:tab w:val="left" w:pos="709"/>
        </w:tabs>
        <w:spacing w:line="480" w:lineRule="auto"/>
        <w:jc w:val="both"/>
        <w:rPr>
          <w:rStyle w:val="Hyperlink"/>
          <w:rFonts w:ascii="Times New Roman" w:hAnsi="Times New Roman" w:cs="Times New Roman"/>
          <w:color w:val="000000" w:themeColor="text1"/>
          <w:u w:val="none"/>
          <w:lang w:val="en-US"/>
        </w:rPr>
      </w:pPr>
      <w:r w:rsidRPr="00844D9A">
        <w:rPr>
          <w:rFonts w:ascii="Times New Roman" w:hAnsi="Times New Roman" w:cs="Times New Roman"/>
          <w:lang w:val="en-US"/>
        </w:rPr>
        <w:t>PyPI package l</w:t>
      </w:r>
      <w:r w:rsidRPr="00844D9A">
        <w:rPr>
          <w:rFonts w:ascii="Times New Roman" w:hAnsi="Times New Roman" w:cs="Times New Roman"/>
          <w:color w:val="000000" w:themeColor="text1"/>
          <w:lang w:val="en-US"/>
        </w:rPr>
        <w:t>ink:</w:t>
      </w:r>
      <w:r w:rsidRPr="00844D9A">
        <w:rPr>
          <w:rFonts w:ascii="Times New Roman" w:hAnsi="Times New Roman" w:cs="Times New Roman"/>
          <w:color w:val="000000" w:themeColor="text1"/>
          <w:lang w:val="en-US"/>
        </w:rPr>
        <w:tab/>
      </w:r>
      <w:hyperlink r:id="rId26" w:history="1">
        <w:r w:rsidRPr="00844D9A">
          <w:rPr>
            <w:rStyle w:val="Hyperlink"/>
            <w:rFonts w:ascii="Times New Roman" w:hAnsi="Times New Roman" w:cs="Times New Roman"/>
            <w:color w:val="auto"/>
            <w:u w:val="none"/>
            <w:lang w:val="en-US"/>
          </w:rPr>
          <w:t>https://pypi.org/project/rubikai/</w:t>
        </w:r>
      </w:hyperlink>
    </w:p>
    <w:p w14:paraId="24CFD3BB" w14:textId="1958358C" w:rsidR="000422F3" w:rsidRPr="00844D9A" w:rsidRDefault="000422F3" w:rsidP="00844D9A">
      <w:pPr>
        <w:pStyle w:val="ListParagraph"/>
        <w:numPr>
          <w:ilvl w:val="0"/>
          <w:numId w:val="17"/>
        </w:numPr>
        <w:tabs>
          <w:tab w:val="left" w:pos="709"/>
        </w:tabs>
        <w:spacing w:line="480" w:lineRule="auto"/>
        <w:jc w:val="both"/>
        <w:rPr>
          <w:rFonts w:ascii="Times New Roman" w:hAnsi="Times New Roman" w:cs="Times New Roman"/>
          <w:color w:val="0563C1" w:themeColor="hyperlink"/>
          <w:u w:val="single"/>
          <w:lang w:val="en-US"/>
        </w:rPr>
      </w:pPr>
      <w:r w:rsidRPr="00844D9A">
        <w:rPr>
          <w:rFonts w:ascii="Times New Roman" w:hAnsi="Times New Roman" w:cs="Times New Roman"/>
          <w:b/>
          <w:bCs/>
          <w:lang w:val="en-US"/>
        </w:rPr>
        <w:t>Jupyter Notebooks 3</w:t>
      </w:r>
      <w:r w:rsidR="006E2144" w:rsidRPr="00844D9A">
        <w:rPr>
          <w:rFonts w:ascii="Times New Roman" w:hAnsi="Times New Roman" w:cs="Times New Roman"/>
          <w:lang w:val="en-US"/>
        </w:rPr>
        <w:t xml:space="preserve"> </w:t>
      </w:r>
      <w:r w:rsidRPr="00844D9A">
        <w:rPr>
          <w:rFonts w:ascii="Times New Roman" w:hAnsi="Times New Roman" w:cs="Times New Roman"/>
          <w:lang w:val="en-US"/>
        </w:rPr>
        <w:t>–</w:t>
      </w:r>
      <w:r w:rsidR="00855C83" w:rsidRPr="00844D9A">
        <w:rPr>
          <w:rFonts w:ascii="Times New Roman" w:hAnsi="Times New Roman" w:cs="Times New Roman"/>
          <w:lang w:val="en-US"/>
        </w:rPr>
        <w:t xml:space="preserve"> V</w:t>
      </w:r>
      <w:r w:rsidRPr="00844D9A">
        <w:rPr>
          <w:rFonts w:ascii="Times New Roman" w:hAnsi="Times New Roman" w:cs="Times New Roman"/>
          <w:lang w:val="en-US"/>
        </w:rPr>
        <w:t xml:space="preserve">irtually </w:t>
      </w:r>
      <w:r w:rsidR="006E2144" w:rsidRPr="00844D9A">
        <w:rPr>
          <w:rFonts w:ascii="Times New Roman" w:hAnsi="Times New Roman" w:cs="Times New Roman"/>
          <w:lang w:val="en-US"/>
        </w:rPr>
        <w:t xml:space="preserve">hosted on the Google </w:t>
      </w:r>
      <w:r w:rsidRPr="00844D9A">
        <w:rPr>
          <w:rFonts w:ascii="Times New Roman" w:hAnsi="Times New Roman" w:cs="Times New Roman"/>
          <w:lang w:val="en-US"/>
        </w:rPr>
        <w:t>Collaboratory</w:t>
      </w:r>
      <w:r w:rsidR="00FF10D1" w:rsidRPr="00844D9A">
        <w:rPr>
          <w:rFonts w:ascii="Times New Roman" w:hAnsi="Times New Roman" w:cs="Times New Roman"/>
          <w:lang w:val="en-US"/>
        </w:rPr>
        <w:t>, which contain</w:t>
      </w:r>
      <w:r w:rsidR="00E93686">
        <w:rPr>
          <w:rFonts w:ascii="Times New Roman" w:hAnsi="Times New Roman" w:cs="Times New Roman"/>
          <w:lang w:val="en-US"/>
        </w:rPr>
        <w:t>s</w:t>
      </w:r>
      <w:r w:rsidR="00FF10D1" w:rsidRPr="00844D9A">
        <w:rPr>
          <w:rFonts w:ascii="Times New Roman" w:hAnsi="Times New Roman" w:cs="Times New Roman"/>
          <w:lang w:val="en-US"/>
        </w:rPr>
        <w:t xml:space="preserve"> two parts</w:t>
      </w:r>
      <w:r w:rsidRPr="00844D9A">
        <w:rPr>
          <w:rFonts w:ascii="Times New Roman" w:hAnsi="Times New Roman" w:cs="Times New Roman"/>
          <w:lang w:val="en-US"/>
        </w:rPr>
        <w:t>:</w:t>
      </w:r>
    </w:p>
    <w:p w14:paraId="516398EC" w14:textId="77777777" w:rsidR="004537C4" w:rsidRPr="00844D9A" w:rsidRDefault="007350FA" w:rsidP="00844D9A">
      <w:pPr>
        <w:pStyle w:val="ListParagraph"/>
        <w:numPr>
          <w:ilvl w:val="0"/>
          <w:numId w:val="18"/>
        </w:numPr>
        <w:tabs>
          <w:tab w:val="left" w:pos="709"/>
        </w:tabs>
        <w:spacing w:line="480" w:lineRule="auto"/>
        <w:jc w:val="both"/>
        <w:rPr>
          <w:rFonts w:ascii="Times New Roman" w:hAnsi="Times New Roman" w:cs="Times New Roman"/>
          <w:color w:val="0563C1" w:themeColor="hyperlink"/>
          <w:u w:val="single"/>
          <w:lang w:val="en-US"/>
        </w:rPr>
      </w:pPr>
      <w:r w:rsidRPr="00844D9A">
        <w:rPr>
          <w:rFonts w:ascii="Times New Roman" w:hAnsi="Times New Roman" w:cs="Times New Roman"/>
          <w:lang w:val="en-US"/>
        </w:rPr>
        <w:t>Model training:</w:t>
      </w:r>
    </w:p>
    <w:p w14:paraId="60F33116" w14:textId="38602EFE" w:rsidR="00CB386A" w:rsidRPr="00844D9A" w:rsidRDefault="00FD2C36" w:rsidP="00844D9A">
      <w:pPr>
        <w:pStyle w:val="ListParagraph"/>
        <w:tabs>
          <w:tab w:val="left" w:pos="709"/>
        </w:tabs>
        <w:spacing w:line="480" w:lineRule="auto"/>
        <w:ind w:left="1440"/>
        <w:jc w:val="both"/>
        <w:rPr>
          <w:rFonts w:ascii="Times New Roman" w:hAnsi="Times New Roman" w:cs="Times New Roman"/>
          <w:lang w:val="en-US"/>
        </w:rPr>
      </w:pPr>
      <w:r w:rsidRPr="00844D9A">
        <w:rPr>
          <w:rFonts w:ascii="Times New Roman" w:hAnsi="Times New Roman" w:cs="Times New Roman"/>
          <w:lang w:val="en-US"/>
        </w:rPr>
        <w:t>https://drive.google.com/open?id=1fDSMxdsxiGHj7tAJlTtCsfPYl4PZP5p7</w:t>
      </w:r>
    </w:p>
    <w:p w14:paraId="6E4FE831" w14:textId="5CF79818" w:rsidR="001B4878" w:rsidRPr="00844D9A" w:rsidRDefault="006E2144" w:rsidP="00844D9A">
      <w:pPr>
        <w:pStyle w:val="ListParagraph"/>
        <w:numPr>
          <w:ilvl w:val="0"/>
          <w:numId w:val="18"/>
        </w:numPr>
        <w:tabs>
          <w:tab w:val="left" w:pos="709"/>
        </w:tabs>
        <w:spacing w:line="480" w:lineRule="auto"/>
        <w:jc w:val="both"/>
        <w:rPr>
          <w:rFonts w:ascii="Times New Roman" w:hAnsi="Times New Roman" w:cs="Times New Roman"/>
          <w:color w:val="000000" w:themeColor="text1"/>
          <w:lang w:val="en-US"/>
        </w:rPr>
      </w:pPr>
      <w:r w:rsidRPr="00844D9A">
        <w:rPr>
          <w:rFonts w:ascii="Times New Roman" w:hAnsi="Times New Roman" w:cs="Times New Roman"/>
          <w:lang w:val="en-US"/>
        </w:rPr>
        <w:t>Main noteb</w:t>
      </w:r>
      <w:r w:rsidRPr="00844D9A">
        <w:rPr>
          <w:rFonts w:ascii="Times New Roman" w:hAnsi="Times New Roman" w:cs="Times New Roman"/>
          <w:color w:val="000000" w:themeColor="text1"/>
          <w:lang w:val="en-US"/>
        </w:rPr>
        <w:t>ook:</w:t>
      </w:r>
      <w:r w:rsidR="00CB386A" w:rsidRPr="00844D9A">
        <w:rPr>
          <w:rFonts w:ascii="Times New Roman" w:hAnsi="Times New Roman" w:cs="Times New Roman"/>
          <w:color w:val="000000" w:themeColor="text1"/>
          <w:lang w:val="en-US"/>
        </w:rPr>
        <w:t xml:space="preserve"> </w:t>
      </w:r>
    </w:p>
    <w:p w14:paraId="20C15B85" w14:textId="7C33D565" w:rsidR="008410D2" w:rsidRPr="00844D9A" w:rsidRDefault="00F47DE0" w:rsidP="00844D9A">
      <w:pPr>
        <w:pStyle w:val="ListParagraph"/>
        <w:tabs>
          <w:tab w:val="left" w:pos="709"/>
        </w:tabs>
        <w:spacing w:line="480" w:lineRule="auto"/>
        <w:ind w:left="1440"/>
        <w:jc w:val="both"/>
        <w:rPr>
          <w:rFonts w:ascii="Times New Roman" w:hAnsi="Times New Roman" w:cs="Times New Roman"/>
          <w:lang w:val="en-US"/>
        </w:rPr>
      </w:pPr>
      <w:hyperlink r:id="rId27" w:history="1">
        <w:r w:rsidR="0069404E" w:rsidRPr="00844D9A">
          <w:rPr>
            <w:rStyle w:val="Hyperlink"/>
            <w:rFonts w:ascii="Times New Roman" w:hAnsi="Times New Roman" w:cs="Times New Roman"/>
            <w:color w:val="auto"/>
            <w:u w:val="none"/>
            <w:lang w:val="en-US"/>
          </w:rPr>
          <w:t>https://drive.google.com/open?id=1pVlrv83zAFDMYCok2cHIKIJbf9kCS6XT</w:t>
        </w:r>
      </w:hyperlink>
    </w:p>
    <w:p w14:paraId="6065E279" w14:textId="77777777" w:rsidR="0069404E" w:rsidRPr="00844D9A" w:rsidRDefault="0069404E" w:rsidP="00844D9A">
      <w:pPr>
        <w:pStyle w:val="ListParagraph"/>
        <w:tabs>
          <w:tab w:val="left" w:pos="709"/>
        </w:tabs>
        <w:spacing w:line="480" w:lineRule="auto"/>
        <w:ind w:left="1440"/>
        <w:jc w:val="both"/>
        <w:rPr>
          <w:rFonts w:ascii="Times New Roman" w:hAnsi="Times New Roman" w:cs="Times New Roman"/>
          <w:lang w:val="en-US"/>
        </w:rPr>
      </w:pPr>
    </w:p>
    <w:p w14:paraId="0E3ED6FD" w14:textId="79AD19AB" w:rsidR="00525D63" w:rsidRPr="00844D9A" w:rsidRDefault="004D5CF9" w:rsidP="00844D9A">
      <w:pPr>
        <w:pStyle w:val="Heading3"/>
        <w:numPr>
          <w:ilvl w:val="0"/>
          <w:numId w:val="19"/>
        </w:numPr>
        <w:tabs>
          <w:tab w:val="left" w:pos="709"/>
        </w:tabs>
      </w:pPr>
      <w:bookmarkStart w:id="154" w:name="_Toc9461177"/>
      <w:bookmarkStart w:id="155" w:name="_Toc15157450"/>
      <w:r w:rsidRPr="00844D9A">
        <w:t>Result</w:t>
      </w:r>
      <w:r w:rsidR="00DD25A3" w:rsidRPr="00844D9A">
        <w:t>s</w:t>
      </w:r>
      <w:bookmarkEnd w:id="154"/>
      <w:bookmarkEnd w:id="155"/>
    </w:p>
    <w:p w14:paraId="1BCA5B50" w14:textId="4A5AD228" w:rsidR="00525D63" w:rsidRPr="00844D9A" w:rsidRDefault="00525D63" w:rsidP="00844D9A">
      <w:pPr>
        <w:pStyle w:val="Heading4"/>
        <w:numPr>
          <w:ilvl w:val="0"/>
          <w:numId w:val="35"/>
        </w:numPr>
        <w:tabs>
          <w:tab w:val="left" w:pos="709"/>
        </w:tabs>
      </w:pPr>
      <w:bookmarkStart w:id="156" w:name="_Toc15157451"/>
      <w:r w:rsidRPr="00844D9A">
        <w:t>Train</w:t>
      </w:r>
      <w:r w:rsidR="00445368" w:rsidRPr="00844D9A">
        <w:t>ed</w:t>
      </w:r>
      <w:r w:rsidRPr="00844D9A">
        <w:t xml:space="preserve"> </w:t>
      </w:r>
      <w:r w:rsidR="00956FF0" w:rsidRPr="00844D9A">
        <w:t>Model Using Deep Neural Network</w:t>
      </w:r>
      <w:bookmarkEnd w:id="156"/>
      <w:r w:rsidRPr="00844D9A">
        <w:t xml:space="preserve"> </w:t>
      </w:r>
    </w:p>
    <w:p w14:paraId="3D1DD6C4" w14:textId="77777777" w:rsidR="00525D63" w:rsidRPr="00844D9A" w:rsidRDefault="00525D63" w:rsidP="00844D9A">
      <w:pPr>
        <w:tabs>
          <w:tab w:val="left" w:pos="709"/>
        </w:tabs>
        <w:spacing w:line="480" w:lineRule="auto"/>
        <w:ind w:left="360"/>
        <w:jc w:val="both"/>
        <w:rPr>
          <w:rFonts w:ascii="Times New Roman" w:hAnsi="Times New Roman" w:cs="Times New Roman"/>
          <w:lang w:val="en-US"/>
        </w:rPr>
      </w:pPr>
      <w:r w:rsidRPr="00844D9A">
        <w:rPr>
          <w:rFonts w:ascii="Times New Roman" w:hAnsi="Times New Roman" w:cs="Times New Roman"/>
          <w:lang w:val="en-US"/>
        </w:rPr>
        <w:t xml:space="preserve">Three models are trained for a DNN regression with the different layer and neuron numbers, over 25 scrambles: </w:t>
      </w:r>
    </w:p>
    <w:p w14:paraId="103CC828" w14:textId="6059F7D2" w:rsidR="00FD26D7" w:rsidRPr="00844D9A" w:rsidRDefault="00F47DE0"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1</m:t>
            </m:r>
          </m:sub>
        </m:sSub>
      </m:oMath>
      <w:r w:rsidR="00525D63" w:rsidRPr="00844D9A">
        <w:rPr>
          <w:rFonts w:ascii="Times New Roman" w:hAnsi="Times New Roman" w:cs="Times New Roman"/>
          <w:lang w:val="en-US"/>
        </w:rPr>
        <w:t>: has three layers, of 70, 60 and layer of 50 neurons, respectively.</w:t>
      </w:r>
    </w:p>
    <w:p w14:paraId="4359867F" w14:textId="107998B6" w:rsidR="00FD26D7" w:rsidRPr="00844D9A" w:rsidRDefault="00F47DE0"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oMath>
      <w:r w:rsidR="00525D63" w:rsidRPr="00844D9A">
        <w:rPr>
          <w:rFonts w:ascii="Times New Roman" w:hAnsi="Times New Roman" w:cs="Times New Roman"/>
          <w:lang w:val="en-US"/>
        </w:rPr>
        <w:t>: has four layers and 50 neuron levels each layer.</w:t>
      </w:r>
    </w:p>
    <w:p w14:paraId="78B230D9" w14:textId="6C3E7DC7" w:rsidR="00FD26D7" w:rsidRPr="00844D9A" w:rsidRDefault="00F47DE0" w:rsidP="00844D9A">
      <w:pPr>
        <w:pStyle w:val="ListParagraph"/>
        <w:tabs>
          <w:tab w:val="left" w:pos="709"/>
        </w:tabs>
        <w:spacing w:line="480" w:lineRule="auto"/>
        <w:jc w:val="both"/>
        <w:rPr>
          <w:rFonts w:ascii="Times New Roman"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3</m:t>
            </m:r>
          </m:sub>
        </m:sSub>
      </m:oMath>
      <w:r w:rsidR="00525D63" w:rsidRPr="00844D9A">
        <w:rPr>
          <w:rFonts w:ascii="Times New Roman" w:hAnsi="Times New Roman" w:cs="Times New Roman"/>
          <w:lang w:val="en-US"/>
        </w:rPr>
        <w:t xml:space="preserve">: </w:t>
      </w:r>
      <w:r w:rsidR="00973986" w:rsidRPr="00844D9A">
        <w:rPr>
          <w:rFonts w:ascii="Times New Roman" w:hAnsi="Times New Roman" w:cs="Times New Roman"/>
          <w:lang w:val="en-US"/>
        </w:rPr>
        <w:t>has five</w:t>
      </w:r>
      <w:r w:rsidR="00525D63" w:rsidRPr="00844D9A">
        <w:rPr>
          <w:rFonts w:ascii="Times New Roman" w:hAnsi="Times New Roman" w:cs="Times New Roman"/>
          <w:lang w:val="en-US"/>
        </w:rPr>
        <w:t xml:space="preserve"> layers, with neurons: 50, 40</w:t>
      </w:r>
      <w:r w:rsidR="0064105C" w:rsidRPr="00844D9A">
        <w:rPr>
          <w:rFonts w:ascii="Times New Roman" w:hAnsi="Times New Roman" w:cs="Times New Roman"/>
          <w:lang w:val="en-US"/>
        </w:rPr>
        <w:t>,</w:t>
      </w:r>
      <w:r w:rsidR="00437805" w:rsidRPr="00844D9A">
        <w:rPr>
          <w:rFonts w:ascii="Times New Roman" w:hAnsi="Times New Roman" w:cs="Times New Roman"/>
          <w:lang w:val="en-US"/>
        </w:rPr>
        <w:t xml:space="preserve"> </w:t>
      </w:r>
      <w:r w:rsidR="00525D63" w:rsidRPr="00844D9A">
        <w:rPr>
          <w:rFonts w:ascii="Times New Roman" w:hAnsi="Times New Roman" w:cs="Times New Roman"/>
          <w:lang w:val="en-US"/>
        </w:rPr>
        <w:t>30</w:t>
      </w:r>
      <w:r w:rsidR="0064105C" w:rsidRPr="00844D9A">
        <w:rPr>
          <w:rFonts w:ascii="Times New Roman" w:hAnsi="Times New Roman" w:cs="Times New Roman"/>
          <w:lang w:val="en-US"/>
        </w:rPr>
        <w:t>,</w:t>
      </w:r>
      <w:r w:rsidR="00437805" w:rsidRPr="00844D9A">
        <w:rPr>
          <w:rFonts w:ascii="Times New Roman" w:hAnsi="Times New Roman" w:cs="Times New Roman"/>
          <w:lang w:val="en-US"/>
        </w:rPr>
        <w:t xml:space="preserve"> 20</w:t>
      </w:r>
      <w:r w:rsidR="0064105C" w:rsidRPr="00844D9A">
        <w:rPr>
          <w:rFonts w:ascii="Times New Roman" w:hAnsi="Times New Roman" w:cs="Times New Roman"/>
          <w:lang w:val="en-US"/>
        </w:rPr>
        <w:t xml:space="preserve"> and </w:t>
      </w:r>
      <w:r w:rsidR="00525D63" w:rsidRPr="00844D9A">
        <w:rPr>
          <w:rFonts w:ascii="Times New Roman" w:hAnsi="Times New Roman" w:cs="Times New Roman"/>
          <w:lang w:val="en-US"/>
        </w:rPr>
        <w:t xml:space="preserve">20. </w:t>
      </w:r>
    </w:p>
    <w:p w14:paraId="346C1A27" w14:textId="77777777" w:rsidR="00031EF7" w:rsidRPr="00844D9A" w:rsidRDefault="00031EF7" w:rsidP="00844D9A">
      <w:pPr>
        <w:pStyle w:val="ListParagraph"/>
        <w:tabs>
          <w:tab w:val="left" w:pos="709"/>
        </w:tabs>
        <w:spacing w:line="480" w:lineRule="auto"/>
        <w:jc w:val="both"/>
        <w:rPr>
          <w:rFonts w:ascii="Times New Roman" w:hAnsi="Times New Roman" w:cs="Times New Roman"/>
          <w:lang w:val="en-US"/>
        </w:rPr>
      </w:pPr>
    </w:p>
    <w:p w14:paraId="2AB300E7" w14:textId="32CDED67" w:rsidR="00525D63" w:rsidRPr="00844D9A" w:rsidRDefault="00525D63" w:rsidP="00844D9A">
      <w:pPr>
        <w:spacing w:line="480" w:lineRule="auto"/>
        <w:rPr>
          <w:rFonts w:ascii="Times New Roman" w:hAnsi="Times New Roman" w:cs="Times New Roman"/>
          <w:lang w:val="en-US"/>
        </w:rPr>
      </w:pPr>
      <w:r w:rsidRPr="00844D9A">
        <w:rPr>
          <w:rFonts w:ascii="Times New Roman" w:eastAsia="Times New Roman" w:hAnsi="Times New Roman" w:cs="Times New Roman"/>
        </w:rPr>
        <w:t>All models have been trained on 100,000 labelled cube examples, with about the same loss and training curves (</w:t>
      </w:r>
      <w:r w:rsidRPr="00844D9A">
        <w:rPr>
          <w:rFonts w:ascii="Times New Roman" w:eastAsia="Arial" w:hAnsi="Times New Roman" w:cs="Times New Roman"/>
          <w:i/>
        </w:rPr>
        <w:t xml:space="preserve">refer to </w:t>
      </w:r>
      <w:r w:rsidRPr="00844D9A">
        <w:rPr>
          <w:rFonts w:ascii="Times New Roman" w:hAnsi="Times New Roman" w:cs="Times New Roman"/>
          <w:i/>
        </w:rPr>
        <w:t>Figure 4.1:</w:t>
      </w:r>
      <w:r w:rsidRPr="00844D9A">
        <w:rPr>
          <w:rFonts w:ascii="Times New Roman" w:hAnsi="Times New Roman" w:cs="Times New Roman"/>
          <w:i/>
          <w:iCs/>
        </w:rPr>
        <w:t xml:space="preserve"> Learning Curves of Training Data for Plateau from 100 to 200 Epoch</w:t>
      </w:r>
      <w:r w:rsidRPr="00844D9A">
        <w:rPr>
          <w:rFonts w:ascii="Times New Roman" w:eastAsia="Times New Roman" w:hAnsi="Times New Roman" w:cs="Times New Roman"/>
        </w:rPr>
        <w:t>.).</w:t>
      </w:r>
      <w:r w:rsidR="00031EF7" w:rsidRPr="00844D9A">
        <w:rPr>
          <w:rFonts w:ascii="Times New Roman" w:eastAsia="Times New Roman" w:hAnsi="Times New Roman" w:cs="Times New Roman"/>
        </w:rPr>
        <w:t xml:space="preserve"> </w:t>
      </w:r>
      <w:r w:rsidR="00125DE2" w:rsidRPr="00844D9A">
        <w:rPr>
          <w:rFonts w:ascii="Times New Roman" w:eastAsia="Times New Roman" w:hAnsi="Times New Roman" w:cs="Times New Roman"/>
        </w:rPr>
        <w:t xml:space="preserve">Based on the trained data with about the same loss and training curves. </w:t>
      </w:r>
      <w:r w:rsidR="00031EF7" w:rsidRPr="00844D9A">
        <w:rPr>
          <w:rFonts w:ascii="Times New Roman" w:eastAsia="Times New Roman" w:hAnsi="Times New Roman" w:cs="Times New Roman"/>
          <w:shd w:val="clear" w:color="auto" w:fill="FFFFFF"/>
          <w:lang w:eastAsia="en-GB"/>
        </w:rPr>
        <w:t xml:space="preserve">Learning curves </w:t>
      </w:r>
      <w:r w:rsidR="008E4F91" w:rsidRPr="008E4F91">
        <w:rPr>
          <w:rFonts w:ascii="Times New Roman" w:eastAsia="Times New Roman" w:hAnsi="Times New Roman" w:cs="Times New Roman"/>
          <w:shd w:val="clear" w:color="auto" w:fill="FFFFFF"/>
          <w:lang w:eastAsia="en-GB"/>
        </w:rPr>
        <w:t>are broadly utilized</w:t>
      </w:r>
      <w:r w:rsidR="00031EF7" w:rsidRPr="00844D9A">
        <w:rPr>
          <w:rFonts w:ascii="Times New Roman" w:eastAsia="Times New Roman" w:hAnsi="Times New Roman" w:cs="Times New Roman"/>
          <w:shd w:val="clear" w:color="auto" w:fill="FFFFFF"/>
          <w:lang w:eastAsia="en-GB"/>
        </w:rPr>
        <w:t xml:space="preserve"> in machine learning for algorithms </w:t>
      </w:r>
      <w:r w:rsidR="008E4F91" w:rsidRPr="008E4F91">
        <w:rPr>
          <w:rFonts w:ascii="Times New Roman" w:eastAsia="Times New Roman" w:hAnsi="Times New Roman" w:cs="Times New Roman"/>
          <w:shd w:val="clear" w:color="auto" w:fill="FFFFFF"/>
          <w:lang w:eastAsia="en-GB"/>
        </w:rPr>
        <w:t>hat adapt gradually after some time</w:t>
      </w:r>
      <w:r w:rsidR="00031EF7" w:rsidRPr="00844D9A">
        <w:rPr>
          <w:rFonts w:ascii="Times New Roman" w:eastAsia="Times New Roman" w:hAnsi="Times New Roman" w:cs="Times New Roman"/>
          <w:shd w:val="clear" w:color="auto" w:fill="FFFFFF"/>
          <w:lang w:eastAsia="en-GB"/>
        </w:rPr>
        <w:t>.</w:t>
      </w:r>
      <w:r w:rsidR="00031EF7" w:rsidRPr="00844D9A">
        <w:rPr>
          <w:rFonts w:ascii="Times New Roman" w:hAnsi="Times New Roman" w:cs="Times New Roman"/>
          <w:shd w:val="clear" w:color="auto" w:fill="FFFFFF"/>
        </w:rPr>
        <w:t xml:space="preserve"> </w:t>
      </w:r>
      <w:r w:rsidR="00031EF7" w:rsidRPr="00844D9A">
        <w:rPr>
          <w:rFonts w:ascii="Times New Roman" w:eastAsia="Times New Roman" w:hAnsi="Times New Roman" w:cs="Times New Roman"/>
          <w:shd w:val="clear" w:color="auto" w:fill="FFFFFF"/>
          <w:lang w:eastAsia="en-GB"/>
        </w:rPr>
        <w:t>During the training of a machine learning model, the current state of the model at each step of the training algorithm can be evaluated. It can be evaluated on the training dataset to give an idea of how well the model is “</w:t>
      </w:r>
      <w:r w:rsidR="00031EF7" w:rsidRPr="00844D9A">
        <w:rPr>
          <w:rFonts w:ascii="Times New Roman" w:eastAsia="Times New Roman" w:hAnsi="Times New Roman" w:cs="Times New Roman"/>
          <w:i/>
          <w:iCs/>
          <w:bdr w:val="none" w:sz="0" w:space="0" w:color="auto" w:frame="1"/>
          <w:lang w:eastAsia="en-GB"/>
        </w:rPr>
        <w:t>learning”</w:t>
      </w:r>
      <w:r w:rsidR="00031EF7" w:rsidRPr="00844D9A">
        <w:rPr>
          <w:rFonts w:ascii="Times New Roman" w:eastAsia="Times New Roman" w:hAnsi="Times New Roman" w:cs="Times New Roman"/>
          <w:shd w:val="clear" w:color="auto" w:fill="FFFFFF"/>
          <w:lang w:eastAsia="en-GB"/>
        </w:rPr>
        <w:t>.</w:t>
      </w:r>
      <w:r w:rsidRPr="00844D9A">
        <w:rPr>
          <w:rFonts w:ascii="Times New Roman" w:eastAsia="Times New Roman" w:hAnsi="Times New Roman" w:cs="Times New Roman"/>
        </w:rPr>
        <w:t xml:space="preserve"> </w:t>
      </w:r>
      <w:r w:rsidRPr="00844D9A">
        <w:rPr>
          <w:rFonts w:ascii="Times New Roman" w:hAnsi="Times New Roman" w:cs="Times New Roman"/>
          <w:lang w:val="en-US"/>
        </w:rPr>
        <w:t>It seems as if the learning curve reaches a plateau and stopped training because the assessment loss is similar (</w:t>
      </w:r>
      <w:r w:rsidRPr="00844D9A">
        <w:rPr>
          <w:rFonts w:ascii="Times New Roman" w:eastAsia="Arial" w:hAnsi="Times New Roman" w:cs="Times New Roman"/>
          <w:i/>
        </w:rPr>
        <w:t xml:space="preserve">refer to </w:t>
      </w:r>
      <w:r w:rsidRPr="00844D9A">
        <w:rPr>
          <w:rFonts w:ascii="Times New Roman" w:hAnsi="Times New Roman" w:cs="Times New Roman"/>
          <w:i/>
        </w:rPr>
        <w:t>Figure 4.2:</w:t>
      </w:r>
      <w:r w:rsidRPr="00844D9A">
        <w:rPr>
          <w:rFonts w:ascii="Times New Roman" w:hAnsi="Times New Roman" w:cs="Times New Roman"/>
          <w:i/>
          <w:iCs/>
        </w:rPr>
        <w:t xml:space="preserve"> </w:t>
      </w:r>
      <w:r w:rsidRPr="00844D9A">
        <w:rPr>
          <w:rFonts w:ascii="Times New Roman" w:hAnsi="Times New Roman" w:cs="Times New Roman"/>
          <w:i/>
        </w:rPr>
        <w:t>Model Evaluation of Average over 1600 examples.</w:t>
      </w:r>
      <w:r w:rsidRPr="00844D9A">
        <w:rPr>
          <w:rFonts w:ascii="Times New Roman" w:hAnsi="Times New Roman" w:cs="Times New Roman"/>
          <w:i/>
          <w:lang w:val="en-US"/>
        </w:rPr>
        <w:t>),</w:t>
      </w:r>
      <w:r w:rsidRPr="00844D9A">
        <w:rPr>
          <w:rFonts w:ascii="Times New Roman" w:hAnsi="Times New Roman" w:cs="Times New Roman"/>
          <w:lang w:val="en-US"/>
        </w:rPr>
        <w:t xml:space="preserve"> the evaluation loss was compared to the heuristics (</w:t>
      </w:r>
      <w:r w:rsidRPr="00844D9A">
        <w:rPr>
          <w:rFonts w:ascii="Times New Roman" w:eastAsia="Arial" w:hAnsi="Times New Roman" w:cs="Times New Roman"/>
          <w:i/>
        </w:rPr>
        <w:t xml:space="preserve">refer to </w:t>
      </w:r>
      <w:r w:rsidRPr="00844D9A">
        <w:rPr>
          <w:rFonts w:ascii="Times New Roman" w:hAnsi="Times New Roman" w:cs="Times New Roman"/>
          <w:i/>
        </w:rPr>
        <w:t>Figure 4.3:</w:t>
      </w:r>
      <w:r w:rsidRPr="00844D9A">
        <w:rPr>
          <w:rFonts w:ascii="Times New Roman" w:hAnsi="Times New Roman" w:cs="Times New Roman"/>
          <w:i/>
          <w:iCs/>
        </w:rPr>
        <w:t xml:space="preserve"> Result of Heuristics Comparison Just Learned of Average over</w:t>
      </w:r>
      <w:r w:rsidR="00D54445" w:rsidRPr="00844D9A">
        <w:rPr>
          <w:rFonts w:ascii="Times New Roman" w:hAnsi="Times New Roman" w:cs="Times New Roman"/>
          <w:i/>
          <w:iCs/>
        </w:rPr>
        <w:t xml:space="preserve"> 10</w:t>
      </w:r>
      <w:r w:rsidRPr="00844D9A">
        <w:rPr>
          <w:rFonts w:ascii="Times New Roman" w:hAnsi="Times New Roman" w:cs="Times New Roman"/>
          <w:i/>
          <w:iCs/>
        </w:rPr>
        <w:t xml:space="preserve"> iterations</w:t>
      </w:r>
      <w:r w:rsidRPr="00844D9A">
        <w:rPr>
          <w:rFonts w:ascii="Times New Roman" w:hAnsi="Times New Roman" w:cs="Times New Roman"/>
          <w:lang w:val="en-US"/>
        </w:rPr>
        <w:t xml:space="preserve">.). </w:t>
      </w:r>
    </w:p>
    <w:p w14:paraId="01AA672B" w14:textId="77777777" w:rsidR="00031EF7" w:rsidRPr="00844D9A" w:rsidRDefault="00031EF7" w:rsidP="00844D9A">
      <w:pPr>
        <w:spacing w:line="480" w:lineRule="auto"/>
        <w:rPr>
          <w:rFonts w:ascii="Times New Roman" w:eastAsia="Times New Roman" w:hAnsi="Times New Roman" w:cs="Times New Roman"/>
          <w:lang w:eastAsia="en-GB"/>
        </w:rPr>
      </w:pPr>
    </w:p>
    <w:p w14:paraId="30366480" w14:textId="77777777" w:rsidR="00525D63" w:rsidRPr="00844D9A" w:rsidRDefault="00525D63" w:rsidP="00844D9A">
      <w:pPr>
        <w:pStyle w:val="ListParagraph"/>
        <w:tabs>
          <w:tab w:val="left" w:pos="709"/>
        </w:tabs>
        <w:spacing w:line="480" w:lineRule="auto"/>
        <w:jc w:val="center"/>
        <w:rPr>
          <w:rFonts w:ascii="Times New Roman" w:hAnsi="Times New Roman" w:cs="Times New Roman"/>
          <w:highlight w:val="yellow"/>
          <w:lang w:val="en-US"/>
        </w:rPr>
      </w:pPr>
      <w:r w:rsidRPr="00844D9A">
        <w:rPr>
          <w:rFonts w:ascii="Times New Roman" w:hAnsi="Times New Roman" w:cs="Times New Roman"/>
          <w:noProof/>
          <w:lang w:val="en-US"/>
        </w:rPr>
        <w:lastRenderedPageBreak/>
        <w:drawing>
          <wp:inline distT="0" distB="0" distL="0" distR="0" wp14:anchorId="78EE20A6" wp14:editId="7964BFB9">
            <wp:extent cx="4516776" cy="3253015"/>
            <wp:effectExtent l="12700" t="12700" r="1714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28">
                      <a:extLst>
                        <a:ext uri="{28A0092B-C50C-407E-A947-70E740481C1C}">
                          <a14:useLocalDpi xmlns:a14="http://schemas.microsoft.com/office/drawing/2010/main" val="0"/>
                        </a:ext>
                      </a:extLst>
                    </a:blip>
                    <a:stretch>
                      <a:fillRect/>
                    </a:stretch>
                  </pic:blipFill>
                  <pic:spPr>
                    <a:xfrm>
                      <a:off x="0" y="0"/>
                      <a:ext cx="4626627" cy="3332130"/>
                    </a:xfrm>
                    <a:prstGeom prst="rect">
                      <a:avLst/>
                    </a:prstGeom>
                    <a:ln>
                      <a:solidFill>
                        <a:schemeClr val="tx1"/>
                      </a:solidFill>
                    </a:ln>
                  </pic:spPr>
                </pic:pic>
              </a:graphicData>
            </a:graphic>
          </wp:inline>
        </w:drawing>
      </w:r>
    </w:p>
    <w:p w14:paraId="31BA6063" w14:textId="377DF14D" w:rsidR="00525D63" w:rsidRPr="00844D9A" w:rsidRDefault="00525D63" w:rsidP="00844D9A">
      <w:pPr>
        <w:pStyle w:val="Title"/>
        <w:spacing w:line="480" w:lineRule="auto"/>
        <w:jc w:val="center"/>
        <w:rPr>
          <w:rFonts w:ascii="Times New Roman" w:hAnsi="Times New Roman" w:cs="Times New Roman"/>
          <w:b/>
          <w:bCs/>
          <w:szCs w:val="24"/>
        </w:rPr>
      </w:pPr>
      <w:bookmarkStart w:id="157" w:name="_Toc15157470"/>
      <w:r w:rsidRPr="00844D9A">
        <w:rPr>
          <w:rFonts w:ascii="Times New Roman" w:hAnsi="Times New Roman" w:cs="Times New Roman"/>
          <w:b/>
          <w:bCs/>
          <w:szCs w:val="24"/>
        </w:rPr>
        <w:t xml:space="preserve">Figure 4.1: Learning Curves of Training Data for Plateau from 0 to </w:t>
      </w:r>
      <w:r w:rsidR="0030649E" w:rsidRPr="00844D9A">
        <w:rPr>
          <w:rFonts w:ascii="Times New Roman" w:hAnsi="Times New Roman" w:cs="Times New Roman"/>
          <w:b/>
          <w:bCs/>
          <w:szCs w:val="24"/>
        </w:rPr>
        <w:t>1</w:t>
      </w:r>
      <w:r w:rsidRPr="00844D9A">
        <w:rPr>
          <w:rFonts w:ascii="Times New Roman" w:hAnsi="Times New Roman" w:cs="Times New Roman"/>
          <w:b/>
          <w:bCs/>
          <w:szCs w:val="24"/>
        </w:rPr>
        <w:t>00 Epoch.</w:t>
      </w:r>
      <w:bookmarkEnd w:id="157"/>
    </w:p>
    <w:p w14:paraId="032E7114" w14:textId="77777777" w:rsidR="0030649E" w:rsidRPr="00844D9A" w:rsidRDefault="0030649E" w:rsidP="00844D9A">
      <w:pPr>
        <w:spacing w:line="480" w:lineRule="auto"/>
        <w:rPr>
          <w:rFonts w:ascii="Times New Roman" w:hAnsi="Times New Roman" w:cs="Times New Roman"/>
        </w:rPr>
      </w:pPr>
    </w:p>
    <w:p w14:paraId="5610804B" w14:textId="77777777" w:rsidR="00525D63" w:rsidRPr="00844D9A" w:rsidRDefault="00525D63" w:rsidP="00844D9A">
      <w:pPr>
        <w:pStyle w:val="ListParagraph"/>
        <w:tabs>
          <w:tab w:val="left" w:pos="709"/>
        </w:tabs>
        <w:spacing w:line="480" w:lineRule="auto"/>
        <w:jc w:val="center"/>
        <w:rPr>
          <w:rFonts w:ascii="Times New Roman" w:hAnsi="Times New Roman" w:cs="Times New Roman"/>
          <w:b/>
          <w:bCs/>
          <w:iCs/>
          <w:highlight w:val="yellow"/>
          <w:lang w:val="en-US"/>
        </w:rPr>
      </w:pPr>
      <w:r w:rsidRPr="00844D9A">
        <w:rPr>
          <w:rFonts w:ascii="Times New Roman" w:hAnsi="Times New Roman" w:cs="Times New Roman"/>
          <w:noProof/>
          <w:lang w:val="en-US"/>
        </w:rPr>
        <w:drawing>
          <wp:inline distT="0" distB="0" distL="0" distR="0" wp14:anchorId="35A04515" wp14:editId="113461BA">
            <wp:extent cx="4637669" cy="3870991"/>
            <wp:effectExtent l="12700" t="12700" r="107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known-3.png"/>
                    <pic:cNvPicPr/>
                  </pic:nvPicPr>
                  <pic:blipFill>
                    <a:blip r:embed="rId29">
                      <a:extLst>
                        <a:ext uri="{28A0092B-C50C-407E-A947-70E740481C1C}">
                          <a14:useLocalDpi xmlns:a14="http://schemas.microsoft.com/office/drawing/2010/main" val="0"/>
                        </a:ext>
                      </a:extLst>
                    </a:blip>
                    <a:stretch>
                      <a:fillRect/>
                    </a:stretch>
                  </pic:blipFill>
                  <pic:spPr>
                    <a:xfrm>
                      <a:off x="0" y="0"/>
                      <a:ext cx="4805012" cy="4010669"/>
                    </a:xfrm>
                    <a:prstGeom prst="rect">
                      <a:avLst/>
                    </a:prstGeom>
                    <a:ln>
                      <a:solidFill>
                        <a:schemeClr val="tx1"/>
                      </a:solidFill>
                    </a:ln>
                  </pic:spPr>
                </pic:pic>
              </a:graphicData>
            </a:graphic>
          </wp:inline>
        </w:drawing>
      </w:r>
    </w:p>
    <w:p w14:paraId="549294F6" w14:textId="527E49E1" w:rsidR="003234F7" w:rsidRPr="00844D9A" w:rsidRDefault="00525D63" w:rsidP="00903487">
      <w:pPr>
        <w:pStyle w:val="Title"/>
        <w:spacing w:line="480" w:lineRule="auto"/>
        <w:jc w:val="center"/>
        <w:rPr>
          <w:lang w:val="en-US"/>
        </w:rPr>
      </w:pPr>
      <w:bookmarkStart w:id="158" w:name="_Toc15157471"/>
      <w:r w:rsidRPr="00844D9A">
        <w:rPr>
          <w:rFonts w:ascii="Times New Roman" w:hAnsi="Times New Roman" w:cs="Times New Roman"/>
          <w:b/>
          <w:bCs/>
          <w:szCs w:val="24"/>
        </w:rPr>
        <w:t>Figure 4.2: Model Evaluation of Average over 1600 examples.</w:t>
      </w:r>
      <w:bookmarkEnd w:id="158"/>
    </w:p>
    <w:p w14:paraId="32EC62D1" w14:textId="60E5D235" w:rsidR="001C7C85" w:rsidRPr="00844D9A" w:rsidRDefault="00103957" w:rsidP="00844D9A">
      <w:pPr>
        <w:pStyle w:val="Heading4"/>
        <w:numPr>
          <w:ilvl w:val="0"/>
          <w:numId w:val="36"/>
        </w:numPr>
        <w:tabs>
          <w:tab w:val="left" w:pos="709"/>
        </w:tabs>
      </w:pPr>
      <w:bookmarkStart w:id="159" w:name="_Toc15157452"/>
      <w:r w:rsidRPr="00844D9A">
        <w:lastRenderedPageBreak/>
        <w:t>Admissible Over</w:t>
      </w:r>
      <w:r w:rsidR="00A53341" w:rsidRPr="00844D9A">
        <w:t xml:space="preserve"> </w:t>
      </w:r>
      <w:r w:rsidR="00A76D8A" w:rsidRPr="00844D9A">
        <w:t>Inadmissible</w:t>
      </w:r>
      <w:r w:rsidRPr="00844D9A">
        <w:t>.</w:t>
      </w:r>
      <w:bookmarkEnd w:id="159"/>
    </w:p>
    <w:p w14:paraId="7F77E5E9" w14:textId="5CC802FD" w:rsidR="003A5410" w:rsidRPr="00844D9A" w:rsidRDefault="006B2F6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As anticipated, the heuristics allowed for </w:t>
      </w:r>
      <m:oMath>
        <m:r>
          <w:rPr>
            <w:rFonts w:ascii="Cambria Math" w:hAnsi="Cambria Math" w:cs="Times New Roman"/>
            <w:lang w:val="en-US"/>
          </w:rPr>
          <m:t>d&gt;7</m:t>
        </m:r>
      </m:oMath>
      <w:r w:rsidRPr="00844D9A">
        <w:rPr>
          <w:rFonts w:ascii="Times New Roman" w:hAnsi="Times New Roman" w:cs="Times New Roman"/>
          <w:lang w:val="en-US"/>
        </w:rPr>
        <w:t xml:space="preserve"> (</w:t>
      </w:r>
      <w:r w:rsidRPr="00844D9A">
        <w:rPr>
          <w:rFonts w:ascii="Times New Roman" w:eastAsia="Arial" w:hAnsi="Times New Roman" w:cs="Times New Roman"/>
          <w:i/>
        </w:rPr>
        <w:t xml:space="preserve">refer </w:t>
      </w:r>
      <w:r w:rsidR="000622E2" w:rsidRPr="00844D9A">
        <w:rPr>
          <w:rFonts w:ascii="Times New Roman" w:eastAsia="Arial" w:hAnsi="Times New Roman" w:cs="Times New Roman"/>
          <w:i/>
        </w:rPr>
        <w:t xml:space="preserve">to </w:t>
      </w:r>
      <w:r w:rsidR="0030649E" w:rsidRPr="00844D9A">
        <w:rPr>
          <w:rFonts w:ascii="Times New Roman" w:hAnsi="Times New Roman" w:cs="Times New Roman"/>
          <w:i/>
        </w:rPr>
        <w:t xml:space="preserve">Figure </w:t>
      </w:r>
      <w:r w:rsidR="004423B4" w:rsidRPr="00844D9A">
        <w:rPr>
          <w:rFonts w:ascii="Times New Roman" w:hAnsi="Times New Roman" w:cs="Times New Roman"/>
          <w:i/>
        </w:rPr>
        <w:t>4</w:t>
      </w:r>
      <w:r w:rsidRPr="00844D9A">
        <w:rPr>
          <w:rFonts w:ascii="Times New Roman" w:hAnsi="Times New Roman" w:cs="Times New Roman"/>
          <w:i/>
        </w:rPr>
        <w:t>.</w:t>
      </w:r>
      <w:r w:rsidR="00857B6D" w:rsidRPr="00844D9A">
        <w:rPr>
          <w:rFonts w:ascii="Times New Roman" w:hAnsi="Times New Roman" w:cs="Times New Roman"/>
          <w:i/>
        </w:rPr>
        <w:t>3</w:t>
      </w:r>
      <w:r w:rsidRPr="00844D9A">
        <w:rPr>
          <w:rFonts w:ascii="Times New Roman" w:hAnsi="Times New Roman" w:cs="Times New Roman"/>
          <w:i/>
        </w:rPr>
        <w:t>:</w:t>
      </w:r>
      <w:r w:rsidRPr="00844D9A">
        <w:rPr>
          <w:rFonts w:ascii="Times New Roman" w:hAnsi="Times New Roman" w:cs="Times New Roman"/>
          <w:i/>
          <w:iCs/>
        </w:rPr>
        <w:t xml:space="preserve"> Result of Heuristics Comparison Just Regulars of Average over 10 iterations.</w:t>
      </w:r>
      <w:r w:rsidRPr="00844D9A">
        <w:rPr>
          <w:rFonts w:ascii="Times New Roman" w:hAnsi="Times New Roman" w:cs="Times New Roman"/>
          <w:lang w:val="en-US"/>
        </w:rPr>
        <w:t xml:space="preserve">) were too inefficient, so only used the inadmissible values for larger </w:t>
      </w:r>
      <w:r w:rsidR="00D90599" w:rsidRPr="00844D9A">
        <w:rPr>
          <w:rFonts w:ascii="Times New Roman" w:hAnsi="Times New Roman" w:cs="Times New Roman"/>
          <w:lang w:val="en-US"/>
        </w:rPr>
        <w:t>scrambles (</w:t>
      </w:r>
      <m:oMath>
        <m:r>
          <w:rPr>
            <w:rFonts w:ascii="Cambria Math" w:hAnsi="Cambria Math" w:cs="Times New Roman"/>
            <w:lang w:val="en-US"/>
          </w:rPr>
          <m:t>d</m:t>
        </m:r>
      </m:oMath>
      <w:r w:rsidR="00D90599" w:rsidRPr="00844D9A">
        <w:rPr>
          <w:rFonts w:ascii="Times New Roman" w:eastAsiaTheme="minorEastAsia" w:hAnsi="Times New Roman" w:cs="Times New Roman"/>
          <w:lang w:val="en-US"/>
        </w:rPr>
        <w:t>)</w:t>
      </w:r>
      <w:r w:rsidRPr="00844D9A">
        <w:rPr>
          <w:rFonts w:ascii="Times New Roman" w:hAnsi="Times New Roman" w:cs="Times New Roman"/>
          <w:lang w:val="en-US"/>
        </w:rPr>
        <w:t xml:space="preserve"> values. These actions were successful in solving up to </w:t>
      </w:r>
      <m:oMath>
        <m:r>
          <w:rPr>
            <w:rFonts w:ascii="Cambria Math" w:hAnsi="Cambria Math" w:cs="Times New Roman"/>
            <w:lang w:val="en-US"/>
          </w:rPr>
          <m:t>d</m:t>
        </m:r>
      </m:oMath>
      <w:r w:rsidRPr="00844D9A">
        <w:rPr>
          <w:rFonts w:ascii="Times New Roman" w:hAnsi="Times New Roman" w:cs="Times New Roman"/>
          <w:lang w:val="en-US"/>
        </w:rPr>
        <w:t xml:space="preserve"> = 25 moves. </w:t>
      </w:r>
    </w:p>
    <w:p w14:paraId="4F9C1CEC" w14:textId="1B613EF1" w:rsidR="006B2F68" w:rsidRPr="00844D9A" w:rsidRDefault="006B2F68"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r>
          <w:rPr>
            <w:rFonts w:ascii="Cambria Math" w:hAnsi="Cambria Math" w:cs="Times New Roman"/>
            <w:lang w:val="en-US"/>
          </w:rPr>
          <m:t xml:space="preserve"> </m:t>
        </m:r>
      </m:oMath>
      <w:r w:rsidRPr="00844D9A">
        <w:rPr>
          <w:rFonts w:ascii="Times New Roman" w:hAnsi="Times New Roman" w:cs="Times New Roman"/>
          <w:lang w:val="en-US"/>
        </w:rPr>
        <w:t>has been especially successful with averages of 1, 500 nodes for 25 scramble movements</w:t>
      </w:r>
      <w:r w:rsidR="00084A94" w:rsidRPr="00844D9A">
        <w:rPr>
          <w:rFonts w:ascii="Times New Roman" w:hAnsi="Times New Roman" w:cs="Times New Roman"/>
          <w:lang w:val="en-US"/>
        </w:rPr>
        <w:t xml:space="preserve"> from </w:t>
      </w:r>
      <w:r w:rsidR="007E6F06">
        <w:rPr>
          <w:rFonts w:ascii="Times New Roman" w:hAnsi="Times New Roman" w:cs="Times New Roman"/>
          <w:lang w:val="en-US"/>
        </w:rPr>
        <w:t xml:space="preserve">the </w:t>
      </w:r>
      <w:r w:rsidR="00084A94" w:rsidRPr="00844D9A">
        <w:rPr>
          <w:rFonts w:ascii="Times New Roman" w:hAnsi="Times New Roman" w:cs="Times New Roman"/>
          <w:lang w:val="en-US"/>
        </w:rPr>
        <w:t>originally trained model (</w:t>
      </w:r>
      <w:r w:rsidRPr="00844D9A">
        <w:rPr>
          <w:rFonts w:ascii="Times New Roman" w:eastAsia="Arial" w:hAnsi="Times New Roman" w:cs="Times New Roman"/>
          <w:i/>
        </w:rPr>
        <w:t xml:space="preserve">refer </w:t>
      </w:r>
      <w:r w:rsidR="000622E2" w:rsidRPr="00844D9A">
        <w:rPr>
          <w:rFonts w:ascii="Times New Roman" w:eastAsia="Arial" w:hAnsi="Times New Roman" w:cs="Times New Roman"/>
          <w:i/>
        </w:rPr>
        <w:t xml:space="preserve">to </w:t>
      </w:r>
      <w:r w:rsidRPr="00844D9A">
        <w:rPr>
          <w:rFonts w:ascii="Times New Roman" w:hAnsi="Times New Roman" w:cs="Times New Roman"/>
          <w:i/>
        </w:rPr>
        <w:t xml:space="preserve">Figure </w:t>
      </w:r>
      <w:r w:rsidR="007A3BF3" w:rsidRPr="00844D9A">
        <w:rPr>
          <w:rFonts w:ascii="Times New Roman" w:hAnsi="Times New Roman" w:cs="Times New Roman"/>
          <w:i/>
        </w:rPr>
        <w:t>4</w:t>
      </w:r>
      <w:r w:rsidRPr="00844D9A">
        <w:rPr>
          <w:rFonts w:ascii="Times New Roman" w:hAnsi="Times New Roman" w:cs="Times New Roman"/>
          <w:i/>
        </w:rPr>
        <w:t>.</w:t>
      </w:r>
      <w:r w:rsidR="0014704A" w:rsidRPr="00844D9A">
        <w:rPr>
          <w:rFonts w:ascii="Times New Roman" w:hAnsi="Times New Roman" w:cs="Times New Roman"/>
          <w:i/>
        </w:rPr>
        <w:t>3</w:t>
      </w:r>
      <w:r w:rsidRPr="00844D9A">
        <w:rPr>
          <w:rFonts w:ascii="Times New Roman" w:hAnsi="Times New Roman" w:cs="Times New Roman"/>
          <w:i/>
        </w:rPr>
        <w:t>:</w:t>
      </w:r>
      <w:r w:rsidRPr="00844D9A">
        <w:rPr>
          <w:rFonts w:ascii="Times New Roman" w:hAnsi="Times New Roman" w:cs="Times New Roman"/>
          <w:i/>
          <w:iCs/>
        </w:rPr>
        <w:t xml:space="preserve"> </w:t>
      </w:r>
      <w:r w:rsidRPr="00844D9A">
        <w:rPr>
          <w:rFonts w:ascii="Times New Roman" w:hAnsi="Times New Roman" w:cs="Times New Roman"/>
          <w:i/>
        </w:rPr>
        <w:t>Result Heuristics Comparison Just Regulars of Average over 10 iterations</w:t>
      </w:r>
      <w:r w:rsidRPr="00844D9A">
        <w:rPr>
          <w:rFonts w:ascii="Times New Roman" w:hAnsi="Times New Roman" w:cs="Times New Roman"/>
          <w:lang w:val="en-US"/>
        </w:rPr>
        <w:t>).</w:t>
      </w:r>
    </w:p>
    <w:p w14:paraId="3D00FFAE" w14:textId="0017877E" w:rsidR="006B2F68" w:rsidRPr="00844D9A" w:rsidRDefault="006B2F68" w:rsidP="00844D9A">
      <w:pPr>
        <w:tabs>
          <w:tab w:val="left" w:pos="709"/>
        </w:tabs>
        <w:spacing w:line="480" w:lineRule="auto"/>
        <w:jc w:val="both"/>
        <w:rPr>
          <w:rFonts w:ascii="Times New Roman" w:eastAsia="Times New Roman" w:hAnsi="Times New Roman" w:cs="Times New Roman"/>
        </w:rPr>
      </w:pPr>
      <w:r w:rsidRPr="00844D9A">
        <w:rPr>
          <w:rFonts w:ascii="Times New Roman" w:eastAsia="Times New Roman" w:hAnsi="Times New Roman" w:cs="Times New Roman"/>
        </w:rPr>
        <w:t xml:space="preserve">Furthermore, </w:t>
      </w:r>
      <w:r w:rsidR="003A5410" w:rsidRPr="00844D9A">
        <w:rPr>
          <w:rFonts w:ascii="Times New Roman" w:eastAsia="Times New Roman" w:hAnsi="Times New Roman" w:cs="Times New Roman"/>
        </w:rPr>
        <w:t xml:space="preserve">inadmissible </w:t>
      </w:r>
      <w:r w:rsidRPr="00844D9A">
        <w:rPr>
          <w:rFonts w:ascii="Times New Roman" w:eastAsia="Times New Roman" w:hAnsi="Times New Roman" w:cs="Times New Roman"/>
        </w:rPr>
        <w:t xml:space="preserve">heuristics did not significantly affect the optimal solution. To test this, checked whether the returned length of the solution exceeds the number of scramble moves for this example. The results are shown in </w:t>
      </w:r>
      <w:r w:rsidRPr="00844D9A">
        <w:rPr>
          <w:rFonts w:ascii="Times New Roman" w:eastAsia="Times New Roman" w:hAnsi="Times New Roman" w:cs="Times New Roman"/>
          <w:i/>
          <w:iCs/>
        </w:rPr>
        <w:t xml:space="preserve">Table </w:t>
      </w:r>
      <w:r w:rsidR="00E962EE" w:rsidRPr="00844D9A">
        <w:rPr>
          <w:rFonts w:ascii="Times New Roman" w:eastAsia="Times New Roman" w:hAnsi="Times New Roman" w:cs="Times New Roman"/>
          <w:i/>
          <w:iCs/>
        </w:rPr>
        <w:t>3</w:t>
      </w:r>
      <w:r w:rsidRPr="00844D9A">
        <w:rPr>
          <w:rFonts w:ascii="Times New Roman" w:eastAsia="Times New Roman" w:hAnsi="Times New Roman" w:cs="Times New Roman"/>
          <w:i/>
          <w:iCs/>
        </w:rPr>
        <w:t>.</w:t>
      </w:r>
      <w:r w:rsidR="00E962EE" w:rsidRPr="00844D9A">
        <w:rPr>
          <w:rFonts w:ascii="Times New Roman" w:eastAsia="Times New Roman" w:hAnsi="Times New Roman" w:cs="Times New Roman"/>
          <w:i/>
          <w:iCs/>
        </w:rPr>
        <w:t>1</w:t>
      </w:r>
      <w:r w:rsidRPr="00844D9A">
        <w:rPr>
          <w:rFonts w:ascii="Times New Roman" w:eastAsia="Times New Roman" w:hAnsi="Times New Roman" w:cs="Times New Roman"/>
          <w:i/>
          <w:iCs/>
        </w:rPr>
        <w:t>: Average solution length, taken over 100 examples for each d.</w:t>
      </w:r>
      <w:r w:rsidRPr="00844D9A">
        <w:rPr>
          <w:rFonts w:ascii="Times New Roman" w:eastAsia="Times New Roman" w:hAnsi="Times New Roman" w:cs="Times New Roman"/>
        </w:rPr>
        <w:t>, where for scramble = 1 to 6, the solutions returned have always been optimum.</w:t>
      </w:r>
    </w:p>
    <w:p w14:paraId="1F045467" w14:textId="77777777" w:rsidR="00AE155E" w:rsidRPr="00844D9A" w:rsidRDefault="00AE155E" w:rsidP="00844D9A">
      <w:pPr>
        <w:tabs>
          <w:tab w:val="left" w:pos="709"/>
        </w:tabs>
        <w:spacing w:line="480" w:lineRule="auto"/>
        <w:jc w:val="both"/>
        <w:rPr>
          <w:rFonts w:ascii="Times New Roman" w:hAnsi="Times New Roman" w:cs="Times New Roman"/>
          <w:lang w:val="en-US"/>
        </w:rPr>
      </w:pPr>
    </w:p>
    <w:p w14:paraId="6A5D95E4" w14:textId="77777777" w:rsidR="006B2F68" w:rsidRPr="00844D9A" w:rsidRDefault="006B2F68" w:rsidP="00844D9A">
      <w:pPr>
        <w:pStyle w:val="ListParagraph"/>
        <w:tabs>
          <w:tab w:val="left" w:pos="709"/>
        </w:tabs>
        <w:spacing w:line="480" w:lineRule="auto"/>
        <w:jc w:val="center"/>
        <w:rPr>
          <w:rFonts w:ascii="Times New Roman" w:hAnsi="Times New Roman" w:cs="Times New Roman"/>
          <w:lang w:val="en-US"/>
        </w:rPr>
      </w:pPr>
      <w:r w:rsidRPr="00844D9A">
        <w:rPr>
          <w:rFonts w:ascii="Times New Roman" w:hAnsi="Times New Roman" w:cs="Times New Roman"/>
          <w:noProof/>
          <w:lang w:val="en-US"/>
        </w:rPr>
        <w:lastRenderedPageBreak/>
        <w:drawing>
          <wp:inline distT="0" distB="0" distL="0" distR="0" wp14:anchorId="40CB838E" wp14:editId="3773AC68">
            <wp:extent cx="4226464" cy="3689146"/>
            <wp:effectExtent l="12700" t="12700" r="158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30">
                      <a:extLst>
                        <a:ext uri="{28A0092B-C50C-407E-A947-70E740481C1C}">
                          <a14:useLocalDpi xmlns:a14="http://schemas.microsoft.com/office/drawing/2010/main" val="0"/>
                        </a:ext>
                      </a:extLst>
                    </a:blip>
                    <a:stretch>
                      <a:fillRect/>
                    </a:stretch>
                  </pic:blipFill>
                  <pic:spPr>
                    <a:xfrm>
                      <a:off x="0" y="0"/>
                      <a:ext cx="4285918" cy="3741041"/>
                    </a:xfrm>
                    <a:prstGeom prst="rect">
                      <a:avLst/>
                    </a:prstGeom>
                    <a:ln>
                      <a:solidFill>
                        <a:schemeClr val="tx1"/>
                      </a:solidFill>
                    </a:ln>
                  </pic:spPr>
                </pic:pic>
              </a:graphicData>
            </a:graphic>
          </wp:inline>
        </w:drawing>
      </w:r>
    </w:p>
    <w:p w14:paraId="03A96A55" w14:textId="53EAED64" w:rsidR="0080381A" w:rsidRPr="00844D9A" w:rsidRDefault="006B2F68" w:rsidP="00844D9A">
      <w:pPr>
        <w:pStyle w:val="Title"/>
        <w:spacing w:line="480" w:lineRule="auto"/>
        <w:jc w:val="center"/>
        <w:rPr>
          <w:rFonts w:ascii="Times New Roman" w:hAnsi="Times New Roman" w:cs="Times New Roman"/>
          <w:b/>
          <w:bCs/>
          <w:iCs/>
          <w:szCs w:val="24"/>
        </w:rPr>
      </w:pPr>
      <w:bookmarkStart w:id="160" w:name="_Toc15157472"/>
      <w:r w:rsidRPr="00844D9A">
        <w:rPr>
          <w:rFonts w:ascii="Times New Roman" w:hAnsi="Times New Roman" w:cs="Times New Roman"/>
          <w:b/>
          <w:bCs/>
          <w:iCs/>
          <w:szCs w:val="24"/>
        </w:rPr>
        <w:t xml:space="preserve">Figure </w:t>
      </w:r>
      <w:r w:rsidR="007A3BF3" w:rsidRPr="00844D9A">
        <w:rPr>
          <w:rFonts w:ascii="Times New Roman" w:hAnsi="Times New Roman" w:cs="Times New Roman"/>
          <w:b/>
          <w:bCs/>
          <w:iCs/>
          <w:szCs w:val="24"/>
        </w:rPr>
        <w:t>4</w:t>
      </w:r>
      <w:r w:rsidRPr="00844D9A">
        <w:rPr>
          <w:rFonts w:ascii="Times New Roman" w:hAnsi="Times New Roman" w:cs="Times New Roman"/>
          <w:b/>
          <w:bCs/>
          <w:iCs/>
          <w:szCs w:val="24"/>
        </w:rPr>
        <w:t>.</w:t>
      </w:r>
      <w:r w:rsidR="0014704A" w:rsidRPr="00844D9A">
        <w:rPr>
          <w:rFonts w:ascii="Times New Roman" w:hAnsi="Times New Roman" w:cs="Times New Roman"/>
          <w:b/>
          <w:bCs/>
          <w:iCs/>
          <w:szCs w:val="24"/>
        </w:rPr>
        <w:t>3</w:t>
      </w:r>
      <w:r w:rsidRPr="00844D9A">
        <w:rPr>
          <w:rFonts w:ascii="Times New Roman" w:hAnsi="Times New Roman" w:cs="Times New Roman"/>
          <w:b/>
          <w:bCs/>
          <w:iCs/>
          <w:szCs w:val="24"/>
        </w:rPr>
        <w:t xml:space="preserve">: </w:t>
      </w:r>
      <w:r w:rsidRPr="00844D9A">
        <w:rPr>
          <w:rFonts w:ascii="Times New Roman" w:hAnsi="Times New Roman" w:cs="Times New Roman"/>
          <w:b/>
          <w:bCs/>
          <w:szCs w:val="24"/>
        </w:rPr>
        <w:t>Result of Heuristics Comparison Just Regulars of Average over 10 iterations</w:t>
      </w:r>
      <w:r w:rsidRPr="00844D9A">
        <w:rPr>
          <w:rFonts w:ascii="Times New Roman" w:hAnsi="Times New Roman" w:cs="Times New Roman"/>
          <w:b/>
          <w:bCs/>
          <w:iCs/>
          <w:szCs w:val="24"/>
        </w:rPr>
        <w:t>.</w:t>
      </w:r>
      <w:bookmarkEnd w:id="160"/>
    </w:p>
    <w:p w14:paraId="17B153CA" w14:textId="77777777" w:rsidR="0080381A" w:rsidRPr="00844D9A" w:rsidRDefault="0080381A" w:rsidP="00844D9A">
      <w:pPr>
        <w:spacing w:line="480" w:lineRule="auto"/>
        <w:rPr>
          <w:rFonts w:ascii="Times New Roman" w:hAnsi="Times New Roman" w:cs="Times New Roman"/>
          <w:lang w:val="en-US"/>
        </w:rPr>
      </w:pPr>
    </w:p>
    <w:p w14:paraId="4734B426" w14:textId="77777777" w:rsidR="0080381A" w:rsidRPr="00844D9A" w:rsidRDefault="0080381A" w:rsidP="00844D9A">
      <w:pPr>
        <w:spacing w:line="480" w:lineRule="auto"/>
        <w:rPr>
          <w:rFonts w:ascii="Times New Roman" w:hAnsi="Times New Roman" w:cs="Times New Roman"/>
          <w:b/>
          <w:bCs/>
          <w:iCs/>
        </w:rPr>
      </w:pPr>
    </w:p>
    <w:p w14:paraId="246E5A31" w14:textId="73C60BA3" w:rsidR="001C7C85" w:rsidRPr="00844D9A" w:rsidRDefault="00E40A09" w:rsidP="00844D9A">
      <w:pPr>
        <w:pStyle w:val="Heading4"/>
        <w:numPr>
          <w:ilvl w:val="0"/>
          <w:numId w:val="25"/>
        </w:numPr>
        <w:tabs>
          <w:tab w:val="left" w:pos="709"/>
        </w:tabs>
      </w:pPr>
      <w:bookmarkStart w:id="161" w:name="_Toc15157453"/>
      <w:r w:rsidRPr="00844D9A">
        <w:t xml:space="preserve">Learned Over Human-Made </w:t>
      </w:r>
      <w:r w:rsidR="002D23DB" w:rsidRPr="00844D9A">
        <w:t>Heuristic</w:t>
      </w:r>
      <w:r w:rsidRPr="00844D9A">
        <w:t>s</w:t>
      </w:r>
      <w:bookmarkEnd w:id="161"/>
    </w:p>
    <w:p w14:paraId="0FC0192B" w14:textId="6C489588" w:rsidR="00C53403" w:rsidRPr="00844D9A" w:rsidRDefault="00F47DE0" w:rsidP="00844D9A">
      <w:pPr>
        <w:tabs>
          <w:tab w:val="left" w:pos="709"/>
        </w:tabs>
        <w:spacing w:line="480" w:lineRule="auto"/>
        <w:jc w:val="both"/>
        <w:rPr>
          <w:rFonts w:ascii="Times New Roman" w:hAnsi="Times New Roman" w:cs="Times New Roman"/>
          <w:b/>
          <w:bCs/>
          <w:iCs/>
        </w:rPr>
      </w:pPr>
      <w:hyperlink w:anchor="page5" w:history="1"/>
      <w:r w:rsidR="003F7CA7" w:rsidRPr="00844D9A">
        <w:rPr>
          <w:rFonts w:ascii="Times New Roman" w:eastAsia="Times New Roman" w:hAnsi="Times New Roman" w:cs="Times New Roman"/>
        </w:rPr>
        <w:t xml:space="preserve">The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3F7CA7" w:rsidRPr="00844D9A">
        <w:rPr>
          <w:rFonts w:ascii="Times New Roman" w:eastAsia="Times New Roman" w:hAnsi="Times New Roman" w:cs="Times New Roman"/>
        </w:rPr>
        <w:t xml:space="preserve">, is marginally better than the best </w:t>
      </w:r>
      <w:r w:rsidR="007E6F06" w:rsidRPr="00844D9A">
        <w:rPr>
          <w:rFonts w:ascii="Times New Roman" w:eastAsia="Times New Roman" w:hAnsi="Times New Roman" w:cs="Times New Roman"/>
        </w:rPr>
        <w:t>human</w:t>
      </w:r>
      <w:r w:rsidR="007E6F06">
        <w:rPr>
          <w:rFonts w:ascii="Times New Roman" w:eastAsia="Times New Roman" w:hAnsi="Times New Roman" w:cs="Times New Roman"/>
        </w:rPr>
        <w:t>-</w:t>
      </w:r>
      <w:r w:rsidR="003F7CA7" w:rsidRPr="00844D9A">
        <w:rPr>
          <w:rFonts w:ascii="Times New Roman" w:eastAsia="Times New Roman" w:hAnsi="Times New Roman" w:cs="Times New Roman"/>
        </w:rPr>
        <w:t xml:space="preserve">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6B1850" w:rsidRPr="00844D9A">
        <w:rPr>
          <w:rFonts w:ascii="Times New Roman" w:eastAsia="Times New Roman" w:hAnsi="Times New Roman" w:cs="Times New Roman"/>
        </w:rPr>
        <w:t xml:space="preserve"> </w:t>
      </w:r>
      <w:r w:rsidR="003F7CA7" w:rsidRPr="00844D9A">
        <w:rPr>
          <w:rFonts w:ascii="Times New Roman" w:eastAsia="Times New Roman" w:hAnsi="Times New Roman" w:cs="Times New Roman"/>
        </w:rPr>
        <w:t>as shown in the results (</w:t>
      </w:r>
      <w:r w:rsidR="008F14CC" w:rsidRPr="00844D9A">
        <w:rPr>
          <w:rFonts w:ascii="Times New Roman" w:eastAsia="Times New Roman" w:hAnsi="Times New Roman" w:cs="Times New Roman"/>
          <w:i/>
          <w:iCs/>
        </w:rPr>
        <w:t xml:space="preserve">refer to </w:t>
      </w:r>
      <w:r w:rsidR="008F14CC" w:rsidRPr="00844D9A">
        <w:rPr>
          <w:rFonts w:ascii="Times New Roman" w:hAnsi="Times New Roman" w:cs="Times New Roman"/>
          <w:i/>
          <w:iCs/>
        </w:rPr>
        <w:t xml:space="preserve">Figure </w:t>
      </w:r>
      <w:r w:rsidR="00E96930" w:rsidRPr="00844D9A">
        <w:rPr>
          <w:rFonts w:ascii="Times New Roman" w:hAnsi="Times New Roman" w:cs="Times New Roman"/>
          <w:i/>
          <w:iCs/>
        </w:rPr>
        <w:t>4</w:t>
      </w:r>
      <w:r w:rsidR="008F14CC" w:rsidRPr="00844D9A">
        <w:rPr>
          <w:rFonts w:ascii="Times New Roman" w:hAnsi="Times New Roman" w:cs="Times New Roman"/>
          <w:i/>
          <w:iCs/>
        </w:rPr>
        <w:t>.</w:t>
      </w:r>
      <w:r w:rsidR="00925744" w:rsidRPr="00844D9A">
        <w:rPr>
          <w:rFonts w:ascii="Times New Roman" w:hAnsi="Times New Roman" w:cs="Times New Roman"/>
          <w:i/>
          <w:iCs/>
        </w:rPr>
        <w:t>4</w:t>
      </w:r>
      <w:r w:rsidR="008F14CC" w:rsidRPr="00844D9A">
        <w:rPr>
          <w:rFonts w:ascii="Times New Roman" w:hAnsi="Times New Roman" w:cs="Times New Roman"/>
          <w:i/>
          <w:iCs/>
        </w:rPr>
        <w:t xml:space="preserve">: Result of Heuristics Comparison Regular Versus Learned of Average over </w:t>
      </w:r>
      <w:r w:rsidR="00DC0DFF" w:rsidRPr="00844D9A">
        <w:rPr>
          <w:rFonts w:ascii="Times New Roman" w:hAnsi="Times New Roman" w:cs="Times New Roman"/>
          <w:i/>
          <w:iCs/>
        </w:rPr>
        <w:t>5</w:t>
      </w:r>
      <w:r w:rsidR="008F14CC" w:rsidRPr="00844D9A">
        <w:rPr>
          <w:rFonts w:ascii="Times New Roman" w:hAnsi="Times New Roman" w:cs="Times New Roman"/>
          <w:i/>
          <w:iCs/>
        </w:rPr>
        <w:t xml:space="preserve"> iterations.</w:t>
      </w:r>
      <w:r w:rsidR="003F7CA7" w:rsidRPr="00844D9A">
        <w:rPr>
          <w:rFonts w:ascii="Times New Roman" w:eastAsia="Times New Roman" w:hAnsi="Times New Roman" w:cs="Times New Roman"/>
        </w:rPr>
        <w:t>).</w:t>
      </w:r>
      <w:r w:rsidR="00566C76" w:rsidRPr="00844D9A">
        <w:rPr>
          <w:rFonts w:ascii="Times New Roman" w:eastAsia="Times New Roman" w:hAnsi="Times New Roman" w:cs="Times New Roman"/>
        </w:rPr>
        <w:t xml:space="preserve"> The following plot the iteration </w:t>
      </w:r>
      <w:r w:rsidR="00FE4429">
        <w:rPr>
          <w:rFonts w:ascii="Times New Roman" w:eastAsia="Times New Roman" w:hAnsi="Times New Roman" w:cs="Times New Roman"/>
        </w:rPr>
        <w:t>decreases</w:t>
      </w:r>
      <w:r w:rsidR="00566C76" w:rsidRPr="00844D9A">
        <w:rPr>
          <w:rFonts w:ascii="Times New Roman" w:eastAsia="Times New Roman" w:hAnsi="Times New Roman" w:cs="Times New Roman"/>
        </w:rPr>
        <w:t xml:space="preserve"> to 5 iteration</w:t>
      </w:r>
      <w:r w:rsidR="007E6F06">
        <w:rPr>
          <w:rFonts w:ascii="Times New Roman" w:eastAsia="Times New Roman" w:hAnsi="Times New Roman" w:cs="Times New Roman"/>
        </w:rPr>
        <w:t>s</w:t>
      </w:r>
      <w:r w:rsidR="00566C76" w:rsidRPr="00844D9A">
        <w:rPr>
          <w:rFonts w:ascii="Times New Roman" w:eastAsia="Times New Roman" w:hAnsi="Times New Roman" w:cs="Times New Roman"/>
        </w:rPr>
        <w:t xml:space="preserve"> since only comparing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566C76" w:rsidRPr="00844D9A">
        <w:rPr>
          <w:rFonts w:ascii="Times New Roman" w:eastAsia="Times New Roman" w:hAnsi="Times New Roman" w:cs="Times New Roman"/>
        </w:rPr>
        <w:t xml:space="preserve"> against the </w:t>
      </w:r>
      <w:r w:rsidR="007E6F06" w:rsidRPr="00844D9A">
        <w:rPr>
          <w:rFonts w:ascii="Times New Roman" w:eastAsia="Times New Roman" w:hAnsi="Times New Roman" w:cs="Times New Roman"/>
        </w:rPr>
        <w:t>human</w:t>
      </w:r>
      <w:r w:rsidR="007E6F06">
        <w:rPr>
          <w:rFonts w:ascii="Times New Roman" w:eastAsia="Times New Roman" w:hAnsi="Times New Roman" w:cs="Times New Roman"/>
        </w:rPr>
        <w:t>-</w:t>
      </w:r>
      <w:r w:rsidR="00566C76" w:rsidRPr="00844D9A">
        <w:rPr>
          <w:rFonts w:ascii="Times New Roman" w:eastAsia="Times New Roman" w:hAnsi="Times New Roman" w:cs="Times New Roman"/>
        </w:rPr>
        <w:t xml:space="preserve">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566C76" w:rsidRPr="00844D9A">
        <w:rPr>
          <w:rFonts w:ascii="Times New Roman" w:eastAsia="Times New Roman" w:hAnsi="Times New Roman" w:cs="Times New Roman"/>
        </w:rPr>
        <w:t>, which already plotted in</w:t>
      </w:r>
      <w:r w:rsidR="00566C76" w:rsidRPr="00844D9A">
        <w:rPr>
          <w:rFonts w:ascii="Times New Roman" w:eastAsia="Arial" w:hAnsi="Times New Roman" w:cs="Times New Roman"/>
          <w:i/>
        </w:rPr>
        <w:t xml:space="preserve">to </w:t>
      </w:r>
      <w:r w:rsidR="00566C76" w:rsidRPr="00844D9A">
        <w:rPr>
          <w:rFonts w:ascii="Times New Roman" w:hAnsi="Times New Roman" w:cs="Times New Roman"/>
          <w:i/>
        </w:rPr>
        <w:t>Figure 4.3:</w:t>
      </w:r>
      <w:r w:rsidR="00566C76" w:rsidRPr="00844D9A">
        <w:rPr>
          <w:rFonts w:ascii="Times New Roman" w:hAnsi="Times New Roman" w:cs="Times New Roman"/>
          <w:i/>
          <w:iCs/>
        </w:rPr>
        <w:t xml:space="preserve"> </w:t>
      </w:r>
      <w:r w:rsidR="00566C76" w:rsidRPr="00844D9A">
        <w:rPr>
          <w:rFonts w:ascii="Times New Roman" w:hAnsi="Times New Roman" w:cs="Times New Roman"/>
          <w:i/>
        </w:rPr>
        <w:t>Result Heuristics Comparison Just Regulars of Average over 10 iterations</w:t>
      </w:r>
      <w:r w:rsidR="00566C76" w:rsidRPr="00844D9A">
        <w:rPr>
          <w:rFonts w:ascii="Times New Roman" w:hAnsi="Times New Roman" w:cs="Times New Roman"/>
          <w:iCs/>
        </w:rPr>
        <w:t>.</w:t>
      </w:r>
    </w:p>
    <w:p w14:paraId="5722C68E" w14:textId="379D8382" w:rsidR="005E77EC" w:rsidRPr="00844D9A" w:rsidRDefault="003F7CA7"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During </w:t>
      </w:r>
      <w:r w:rsidR="00611C7C" w:rsidRPr="00844D9A">
        <w:rPr>
          <w:rFonts w:ascii="Times New Roman" w:hAnsi="Times New Roman" w:cs="Times New Roman"/>
          <w:lang w:val="en-US"/>
        </w:rPr>
        <w:t>plotting</w:t>
      </w:r>
      <w:r w:rsidRPr="00844D9A">
        <w:rPr>
          <w:rFonts w:ascii="Times New Roman" w:hAnsi="Times New Roman" w:cs="Times New Roman"/>
          <w:lang w:val="en-US"/>
        </w:rPr>
        <w:t xml:space="preserve"> the </w:t>
      </w:r>
      <w:r w:rsidR="00611C7C" w:rsidRPr="00844D9A">
        <w:rPr>
          <w:rFonts w:ascii="Times New Roman" w:hAnsi="Times New Roman" w:cs="Times New Roman"/>
          <w:lang w:val="en-US"/>
        </w:rPr>
        <w:t>comparison</w:t>
      </w:r>
      <w:r w:rsidRPr="00844D9A">
        <w:rPr>
          <w:rFonts w:ascii="Times New Roman" w:hAnsi="Times New Roman" w:cs="Times New Roman"/>
          <w:lang w:val="en-US"/>
        </w:rPr>
        <w:t xml:space="preserv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503661" w:rsidRPr="00844D9A">
        <w:rPr>
          <w:rFonts w:ascii="Times New Roman" w:eastAsia="Times New Roman" w:hAnsi="Times New Roman" w:cs="Times New Roman"/>
        </w:rPr>
        <w:t xml:space="preserve">, </w:t>
      </w:r>
      <w:r w:rsidRPr="00844D9A">
        <w:rPr>
          <w:rFonts w:ascii="Times New Roman" w:hAnsi="Times New Roman" w:cs="Times New Roman"/>
          <w:lang w:val="en-US"/>
        </w:rPr>
        <w:t xml:space="preserve">it was relatively accurate and expected it to perform better. </w:t>
      </w:r>
    </w:p>
    <w:p w14:paraId="3CC258A1" w14:textId="77777777" w:rsidR="003153E2" w:rsidRPr="00844D9A" w:rsidRDefault="003153E2" w:rsidP="00844D9A">
      <w:pPr>
        <w:tabs>
          <w:tab w:val="left" w:pos="709"/>
        </w:tabs>
        <w:spacing w:line="480" w:lineRule="auto"/>
        <w:jc w:val="both"/>
        <w:rPr>
          <w:rFonts w:ascii="Times New Roman" w:hAnsi="Times New Roman" w:cs="Times New Roman"/>
          <w:b/>
          <w:bCs/>
          <w:iCs/>
        </w:rPr>
      </w:pPr>
    </w:p>
    <w:p w14:paraId="6C281D5C" w14:textId="77777777" w:rsidR="005E77EC" w:rsidRPr="00844D9A" w:rsidRDefault="005E77EC" w:rsidP="00844D9A">
      <w:pPr>
        <w:tabs>
          <w:tab w:val="left" w:pos="709"/>
        </w:tabs>
        <w:spacing w:line="480" w:lineRule="auto"/>
        <w:jc w:val="center"/>
        <w:rPr>
          <w:rFonts w:ascii="Times New Roman" w:hAnsi="Times New Roman" w:cs="Times New Roman"/>
          <w:b/>
          <w:bCs/>
          <w:iCs/>
        </w:rPr>
      </w:pPr>
      <w:r w:rsidRPr="00844D9A">
        <w:rPr>
          <w:rFonts w:ascii="Times New Roman" w:hAnsi="Times New Roman" w:cs="Times New Roman"/>
          <w:b/>
          <w:bCs/>
          <w:iCs/>
          <w:noProof/>
          <w:lang w:val="en-US"/>
        </w:rPr>
        <w:lastRenderedPageBreak/>
        <w:drawing>
          <wp:inline distT="0" distB="0" distL="0" distR="0" wp14:anchorId="1728121F" wp14:editId="40FC38A9">
            <wp:extent cx="4175774" cy="3644900"/>
            <wp:effectExtent l="12700" t="12700" r="1524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 3.png"/>
                    <pic:cNvPicPr/>
                  </pic:nvPicPr>
                  <pic:blipFill>
                    <a:blip r:embed="rId31">
                      <a:extLst>
                        <a:ext uri="{28A0092B-C50C-407E-A947-70E740481C1C}">
                          <a14:useLocalDpi xmlns:a14="http://schemas.microsoft.com/office/drawing/2010/main" val="0"/>
                        </a:ext>
                      </a:extLst>
                    </a:blip>
                    <a:stretch>
                      <a:fillRect/>
                    </a:stretch>
                  </pic:blipFill>
                  <pic:spPr>
                    <a:xfrm>
                      <a:off x="0" y="0"/>
                      <a:ext cx="4203122" cy="3668771"/>
                    </a:xfrm>
                    <a:prstGeom prst="rect">
                      <a:avLst/>
                    </a:prstGeom>
                    <a:ln>
                      <a:solidFill>
                        <a:schemeClr val="tx1"/>
                      </a:solidFill>
                    </a:ln>
                  </pic:spPr>
                </pic:pic>
              </a:graphicData>
            </a:graphic>
          </wp:inline>
        </w:drawing>
      </w:r>
    </w:p>
    <w:p w14:paraId="59FB4237" w14:textId="55FE2617" w:rsidR="005E77EC" w:rsidRPr="00844D9A" w:rsidRDefault="005E77EC" w:rsidP="00844D9A">
      <w:pPr>
        <w:pStyle w:val="Title"/>
        <w:spacing w:line="480" w:lineRule="auto"/>
        <w:jc w:val="center"/>
        <w:rPr>
          <w:rFonts w:ascii="Times New Roman" w:hAnsi="Times New Roman" w:cs="Times New Roman"/>
          <w:b/>
          <w:bCs/>
          <w:iCs/>
          <w:szCs w:val="24"/>
        </w:rPr>
      </w:pPr>
      <w:bookmarkStart w:id="162" w:name="_Toc15157473"/>
      <w:r w:rsidRPr="00844D9A">
        <w:rPr>
          <w:rFonts w:ascii="Times New Roman" w:hAnsi="Times New Roman" w:cs="Times New Roman"/>
          <w:b/>
          <w:bCs/>
          <w:iCs/>
          <w:szCs w:val="24"/>
        </w:rPr>
        <w:t xml:space="preserve">Figure </w:t>
      </w:r>
      <w:r w:rsidR="00BC66E0" w:rsidRPr="00844D9A">
        <w:rPr>
          <w:rFonts w:ascii="Times New Roman" w:hAnsi="Times New Roman" w:cs="Times New Roman"/>
          <w:b/>
          <w:bCs/>
          <w:iCs/>
          <w:szCs w:val="24"/>
        </w:rPr>
        <w:t>4</w:t>
      </w:r>
      <w:r w:rsidRPr="00844D9A">
        <w:rPr>
          <w:rFonts w:ascii="Times New Roman" w:hAnsi="Times New Roman" w:cs="Times New Roman"/>
          <w:b/>
          <w:bCs/>
          <w:iCs/>
          <w:szCs w:val="24"/>
        </w:rPr>
        <w:t>.</w:t>
      </w:r>
      <w:r w:rsidR="00907E0A" w:rsidRPr="00844D9A">
        <w:rPr>
          <w:rFonts w:ascii="Times New Roman" w:hAnsi="Times New Roman" w:cs="Times New Roman"/>
          <w:b/>
          <w:bCs/>
          <w:iCs/>
          <w:szCs w:val="24"/>
        </w:rPr>
        <w:t>4</w:t>
      </w:r>
      <w:r w:rsidRPr="00844D9A">
        <w:rPr>
          <w:rFonts w:ascii="Times New Roman" w:hAnsi="Times New Roman" w:cs="Times New Roman"/>
          <w:b/>
          <w:bCs/>
          <w:iCs/>
          <w:szCs w:val="24"/>
        </w:rPr>
        <w:t xml:space="preserve">: </w:t>
      </w:r>
      <w:r w:rsidRPr="00844D9A">
        <w:rPr>
          <w:rFonts w:ascii="Times New Roman" w:hAnsi="Times New Roman" w:cs="Times New Roman"/>
          <w:b/>
          <w:bCs/>
          <w:szCs w:val="24"/>
        </w:rPr>
        <w:t>Result of Heuristics Comparison Regular Versus Learned of Average over 5 iterations</w:t>
      </w:r>
      <w:r w:rsidRPr="00844D9A">
        <w:rPr>
          <w:rFonts w:ascii="Times New Roman" w:hAnsi="Times New Roman" w:cs="Times New Roman"/>
          <w:b/>
          <w:bCs/>
          <w:iCs/>
          <w:szCs w:val="24"/>
        </w:rPr>
        <w:t>.</w:t>
      </w:r>
      <w:bookmarkEnd w:id="162"/>
    </w:p>
    <w:p w14:paraId="65649A53" w14:textId="77777777" w:rsidR="003F7CA7" w:rsidRPr="00844D9A" w:rsidRDefault="003F7CA7" w:rsidP="00844D9A">
      <w:pPr>
        <w:tabs>
          <w:tab w:val="left" w:pos="709"/>
        </w:tabs>
        <w:spacing w:line="480" w:lineRule="auto"/>
        <w:rPr>
          <w:rFonts w:ascii="Times New Roman" w:hAnsi="Times New Roman" w:cs="Times New Roman"/>
          <w:lang w:val="en-US"/>
        </w:rPr>
      </w:pPr>
    </w:p>
    <w:p w14:paraId="2526524F" w14:textId="3DE57670" w:rsidR="00D52AB6" w:rsidRPr="00844D9A" w:rsidRDefault="001C7C85" w:rsidP="00844D9A">
      <w:pPr>
        <w:spacing w:line="480" w:lineRule="auto"/>
        <w:rPr>
          <w:rFonts w:ascii="Times New Roman" w:hAnsi="Times New Roman" w:cs="Times New Roman"/>
          <w:lang w:val="en-US"/>
        </w:rPr>
      </w:pPr>
      <w:r w:rsidRPr="00844D9A">
        <w:rPr>
          <w:rFonts w:ascii="Times New Roman" w:hAnsi="Times New Roman" w:cs="Times New Roman"/>
          <w:lang w:val="en-US"/>
        </w:rPr>
        <w:br w:type="page"/>
      </w:r>
    </w:p>
    <w:p w14:paraId="39F4AB06" w14:textId="1B25B8DF" w:rsidR="00D52AB6" w:rsidRPr="00844D9A" w:rsidRDefault="00FB0ADF" w:rsidP="00844D9A">
      <w:pPr>
        <w:pStyle w:val="Heading1"/>
        <w:tabs>
          <w:tab w:val="left" w:pos="709"/>
        </w:tabs>
        <w:contextualSpacing/>
        <w:rPr>
          <w:color w:val="000000" w:themeColor="text1"/>
        </w:rPr>
      </w:pPr>
      <w:bookmarkStart w:id="163" w:name="_Toc9461178"/>
      <w:bookmarkStart w:id="164" w:name="_Toc15157454"/>
      <w:r w:rsidRPr="00844D9A">
        <w:rPr>
          <w:color w:val="000000" w:themeColor="text1"/>
        </w:rPr>
        <w:lastRenderedPageBreak/>
        <w:t xml:space="preserve">CHAPTER </w:t>
      </w:r>
      <w:r w:rsidR="00D8103D" w:rsidRPr="00844D9A">
        <w:rPr>
          <w:color w:val="000000" w:themeColor="text1"/>
        </w:rPr>
        <w:t>5:</w:t>
      </w:r>
      <w:r w:rsidR="00FE130D" w:rsidRPr="00844D9A">
        <w:rPr>
          <w:color w:val="000000" w:themeColor="text1"/>
        </w:rPr>
        <w:t xml:space="preserve"> </w:t>
      </w:r>
      <w:r w:rsidR="00D52AB6" w:rsidRPr="00844D9A">
        <w:rPr>
          <w:color w:val="000000" w:themeColor="text1"/>
          <w:lang w:val="en-US"/>
        </w:rPr>
        <w:t>CONCLUSION AND FU</w:t>
      </w:r>
      <w:r w:rsidR="00026941" w:rsidRPr="00844D9A">
        <w:rPr>
          <w:color w:val="000000" w:themeColor="text1"/>
          <w:lang w:val="en-US"/>
        </w:rPr>
        <w:t>TURE</w:t>
      </w:r>
      <w:r w:rsidR="00D52AB6" w:rsidRPr="00844D9A">
        <w:rPr>
          <w:color w:val="000000" w:themeColor="text1"/>
          <w:lang w:val="en-US"/>
        </w:rPr>
        <w:t xml:space="preserve"> RESEARC</w:t>
      </w:r>
      <w:r w:rsidR="00581E26" w:rsidRPr="00844D9A">
        <w:rPr>
          <w:color w:val="000000" w:themeColor="text1"/>
          <w:lang w:val="en-US"/>
        </w:rPr>
        <w:t>H</w:t>
      </w:r>
      <w:bookmarkEnd w:id="163"/>
      <w:bookmarkEnd w:id="164"/>
    </w:p>
    <w:p w14:paraId="7D416C11" w14:textId="77777777" w:rsidR="00D52AB6" w:rsidRPr="00844D9A" w:rsidRDefault="00D52AB6" w:rsidP="00844D9A">
      <w:pPr>
        <w:tabs>
          <w:tab w:val="left" w:pos="709"/>
        </w:tabs>
        <w:spacing w:line="480" w:lineRule="auto"/>
        <w:rPr>
          <w:rFonts w:ascii="Times New Roman" w:hAnsi="Times New Roman" w:cs="Times New Roman"/>
          <w:lang w:val="en-US"/>
        </w:rPr>
      </w:pPr>
    </w:p>
    <w:p w14:paraId="67DC39D5" w14:textId="51B244E5" w:rsidR="001C7C85" w:rsidRPr="00844D9A" w:rsidRDefault="00245BF4" w:rsidP="00844D9A">
      <w:pPr>
        <w:pStyle w:val="Heading3"/>
        <w:numPr>
          <w:ilvl w:val="0"/>
          <w:numId w:val="28"/>
        </w:numPr>
        <w:tabs>
          <w:tab w:val="left" w:pos="709"/>
        </w:tabs>
      </w:pPr>
      <w:bookmarkStart w:id="165" w:name="_Toc9461179"/>
      <w:bookmarkStart w:id="166" w:name="_Toc15157455"/>
      <w:r w:rsidRPr="00844D9A">
        <w:t>Conclusion</w:t>
      </w:r>
      <w:bookmarkEnd w:id="165"/>
      <w:bookmarkEnd w:id="166"/>
      <w:r w:rsidRPr="00844D9A">
        <w:t xml:space="preserve"> </w:t>
      </w:r>
    </w:p>
    <w:p w14:paraId="3C348C7E" w14:textId="7370E5CC" w:rsidR="00245BF4" w:rsidRPr="00844D9A" w:rsidRDefault="00245BF4"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 xml:space="preserve">The learned heuristics were generally </w:t>
      </w:r>
      <w:r w:rsidR="004F2560" w:rsidRPr="00844D9A">
        <w:rPr>
          <w:rFonts w:ascii="Times New Roman" w:hAnsi="Times New Roman" w:cs="Times New Roman"/>
          <w:lang w:val="en-US"/>
        </w:rPr>
        <w:t xml:space="preserve">perfect </w:t>
      </w:r>
      <w:r w:rsidRPr="00844D9A">
        <w:rPr>
          <w:rFonts w:ascii="Times New Roman" w:hAnsi="Times New Roman" w:cs="Times New Roman"/>
          <w:lang w:val="en-US"/>
        </w:rPr>
        <w:t xml:space="preserve">compared to those produced by humans. In particular, as the learning process has become limited, there have been relatively few parameters tweaked, and not more than </w:t>
      </w:r>
      <w:r w:rsidR="00941A57" w:rsidRPr="00844D9A">
        <w:rPr>
          <w:rFonts w:ascii="Times New Roman" w:hAnsi="Times New Roman" w:cs="Times New Roman"/>
          <w:lang w:val="en-US"/>
        </w:rPr>
        <w:t xml:space="preserve">three </w:t>
      </w:r>
      <w:r w:rsidRPr="00844D9A">
        <w:rPr>
          <w:rFonts w:ascii="Times New Roman" w:hAnsi="Times New Roman" w:cs="Times New Roman"/>
          <w:lang w:val="en-US"/>
        </w:rPr>
        <w:t xml:space="preserve">hours of training time per model, which is significantly less than other Rubik’s Cube solvers. </w:t>
      </w:r>
      <w:r w:rsidR="006766A4" w:rsidRPr="00844D9A">
        <w:rPr>
          <w:rFonts w:ascii="Times New Roman" w:hAnsi="Times New Roman" w:cs="Times New Roman"/>
          <w:lang w:val="en-US"/>
        </w:rPr>
        <w:t>(</w:t>
      </w:r>
      <w:r w:rsidR="006766A4" w:rsidRPr="00844D9A">
        <w:rPr>
          <w:rFonts w:ascii="Times New Roman" w:hAnsi="Times New Roman" w:cs="Times New Roman"/>
        </w:rPr>
        <w:t>Stephen McAleer, 2018</w:t>
      </w:r>
      <w:r w:rsidR="006766A4" w:rsidRPr="00844D9A">
        <w:rPr>
          <w:rFonts w:ascii="Times New Roman" w:hAnsi="Times New Roman" w:cs="Times New Roman"/>
          <w:lang w:val="en-US"/>
        </w:rPr>
        <w:t>)</w:t>
      </w:r>
    </w:p>
    <w:p w14:paraId="25F50555" w14:textId="32FCFBDC" w:rsidR="007D3498" w:rsidRPr="00844D9A" w:rsidRDefault="007D3498" w:rsidP="00844D9A">
      <w:pPr>
        <w:tabs>
          <w:tab w:val="left" w:pos="709"/>
        </w:tabs>
        <w:spacing w:line="480" w:lineRule="auto"/>
        <w:jc w:val="both"/>
        <w:rPr>
          <w:rFonts w:ascii="Times New Roman" w:hAnsi="Times New Roman" w:cs="Times New Roman"/>
          <w:lang w:val="en-GB"/>
        </w:rPr>
      </w:pPr>
      <w:r w:rsidRPr="00844D9A">
        <w:rPr>
          <w:rFonts w:ascii="Times New Roman" w:hAnsi="Times New Roman" w:cs="Times New Roman"/>
          <w:lang w:val="en-GB"/>
        </w:rPr>
        <w:t xml:space="preserve">Neural networks with more than one hidden layer tend to perform better than shallow ones. </w:t>
      </w:r>
      <w:r w:rsidR="008E4F91" w:rsidRPr="00844D9A">
        <w:rPr>
          <w:rFonts w:ascii="Times New Roman" w:hAnsi="Times New Roman" w:cs="Times New Roman"/>
          <w:lang w:val="en-GB"/>
        </w:rPr>
        <w:t>Consequently</w:t>
      </w:r>
      <w:r w:rsidRPr="00844D9A">
        <w:rPr>
          <w:rFonts w:ascii="Times New Roman" w:hAnsi="Times New Roman" w:cs="Times New Roman"/>
          <w:lang w:val="en-GB"/>
        </w:rPr>
        <w:t>, this research considered several net</w:t>
      </w:r>
      <w:r w:rsidR="008E4F91">
        <w:rPr>
          <w:rFonts w:ascii="Times New Roman" w:hAnsi="Times New Roman" w:cs="Times New Roman"/>
          <w:lang w:val="en-GB"/>
        </w:rPr>
        <w:t>work</w:t>
      </w:r>
      <w:r w:rsidRPr="00844D9A">
        <w:rPr>
          <w:rFonts w:ascii="Times New Roman" w:hAnsi="Times New Roman" w:cs="Times New Roman"/>
          <w:lang w:val="en-GB"/>
        </w:rPr>
        <w:t xml:space="preserve"> architectures and parameters, all with more than 3 fully-connected hidden layers. For the estimator training, it is </w:t>
      </w:r>
      <w:r w:rsidR="008E4F91" w:rsidRPr="00844D9A">
        <w:rPr>
          <w:rFonts w:ascii="Times New Roman" w:hAnsi="Times New Roman" w:cs="Times New Roman"/>
          <w:lang w:val="en-GB"/>
        </w:rPr>
        <w:t>important</w:t>
      </w:r>
      <w:r w:rsidRPr="00844D9A">
        <w:rPr>
          <w:rFonts w:ascii="Times New Roman" w:hAnsi="Times New Roman" w:cs="Times New Roman"/>
          <w:lang w:val="en-GB"/>
        </w:rPr>
        <w:t xml:space="preserve"> to generate examples with a given distance </w:t>
      </w:r>
      <w:r w:rsidRPr="00844D9A">
        <w:rPr>
          <w:rFonts w:ascii="Times New Roman" w:eastAsiaTheme="minorEastAsia" w:hAnsi="Times New Roman" w:cs="Times New Roman"/>
          <w:lang w:val="en-GB"/>
        </w:rPr>
        <w:t>or the scrambled number</w:t>
      </w:r>
      <w:r w:rsidRPr="00844D9A">
        <w:rPr>
          <w:rFonts w:ascii="Times New Roman" w:hAnsi="Times New Roman" w:cs="Times New Roman"/>
          <w:lang w:val="en-GB"/>
        </w:rPr>
        <w:t xml:space="preserve"> from the objective state— data examples of mixed cubes with distance is </w:t>
      </w:r>
      <w:r w:rsidR="008E4F91" w:rsidRPr="00844D9A">
        <w:rPr>
          <w:rFonts w:ascii="Times New Roman" w:hAnsi="Times New Roman" w:cs="Times New Roman"/>
          <w:lang w:val="en-GB"/>
        </w:rPr>
        <w:t>required</w:t>
      </w:r>
      <w:r w:rsidRPr="00844D9A">
        <w:rPr>
          <w:rFonts w:ascii="Times New Roman" w:hAnsi="Times New Roman" w:cs="Times New Roman"/>
          <w:lang w:val="en-GB"/>
        </w:rPr>
        <w:t xml:space="preserve"> to be generate</w:t>
      </w:r>
      <w:r w:rsidR="007E6F06">
        <w:rPr>
          <w:rFonts w:ascii="Times New Roman" w:hAnsi="Times New Roman" w:cs="Times New Roman"/>
          <w:lang w:val="en-GB"/>
        </w:rPr>
        <w:t>d</w:t>
      </w:r>
      <w:r w:rsidRPr="00844D9A">
        <w:rPr>
          <w:rFonts w:ascii="Times New Roman" w:hAnsi="Times New Roman" w:cs="Times New Roman"/>
          <w:lang w:val="en-GB"/>
        </w:rPr>
        <w:t>. In order to do this,</w:t>
      </w:r>
      <w:r w:rsidR="008E4F91">
        <w:rPr>
          <w:rFonts w:ascii="Times New Roman" w:hAnsi="Times New Roman" w:cs="Times New Roman"/>
          <w:lang w:val="en-GB"/>
        </w:rPr>
        <w:t xml:space="preserve"> </w:t>
      </w:r>
      <w:r w:rsidRPr="00844D9A">
        <w:rPr>
          <w:rFonts w:ascii="Times New Roman" w:hAnsi="Times New Roman" w:cs="Times New Roman"/>
          <w:lang w:val="en-GB"/>
        </w:rPr>
        <w:t xml:space="preserve"> scrambled it back randomly from an objective state (solved state of Rubik’s Cube). That provides a cube </w:t>
      </w:r>
      <w:r w:rsidR="008E4F91" w:rsidRPr="00844D9A">
        <w:rPr>
          <w:rFonts w:ascii="Times New Roman" w:hAnsi="Times New Roman" w:cs="Times New Roman"/>
          <w:lang w:val="en-GB"/>
        </w:rPr>
        <w:t>arrangement</w:t>
      </w:r>
      <w:r w:rsidRPr="00844D9A">
        <w:rPr>
          <w:rFonts w:ascii="Times New Roman" w:hAnsi="Times New Roman" w:cs="Times New Roman"/>
          <w:lang w:val="en-GB"/>
        </w:rPr>
        <w:t xml:space="preserve"> that is long, as it cannot be </w:t>
      </w:r>
      <w:r w:rsidR="008E4F91" w:rsidRPr="00844D9A">
        <w:rPr>
          <w:rFonts w:ascii="Times New Roman" w:hAnsi="Times New Roman" w:cs="Times New Roman"/>
          <w:lang w:val="en-GB"/>
        </w:rPr>
        <w:t>guaranteed</w:t>
      </w:r>
      <w:r w:rsidRPr="00844D9A">
        <w:rPr>
          <w:rFonts w:ascii="Times New Roman" w:hAnsi="Times New Roman" w:cs="Times New Roman"/>
          <w:lang w:val="en-GB"/>
        </w:rPr>
        <w:t xml:space="preserve"> that there are no shorter walks that will produce the same result. With the distance</w:t>
      </w:r>
      <w:r w:rsidR="00FF7CE0" w:rsidRPr="00844D9A">
        <w:rPr>
          <w:rFonts w:ascii="Times New Roman" w:hAnsi="Times New Roman" w:cs="Times New Roman"/>
          <w:lang w:val="en-GB"/>
        </w:rPr>
        <w:t xml:space="preserve"> of finding the solution, </w:t>
      </w:r>
      <w:r w:rsidRPr="00844D9A">
        <w:rPr>
          <w:rFonts w:ascii="Times New Roman" w:hAnsi="Times New Roman" w:cs="Times New Roman"/>
          <w:lang w:val="en-GB"/>
        </w:rPr>
        <w:t xml:space="preserve">it is </w:t>
      </w:r>
      <w:r w:rsidR="008E4F91" w:rsidRPr="00844D9A">
        <w:rPr>
          <w:rFonts w:ascii="Times New Roman" w:hAnsi="Times New Roman" w:cs="Times New Roman"/>
          <w:lang w:val="en-GB"/>
        </w:rPr>
        <w:t>compulsory</w:t>
      </w:r>
      <w:r w:rsidRPr="00844D9A">
        <w:rPr>
          <w:rFonts w:ascii="Times New Roman" w:hAnsi="Times New Roman" w:cs="Times New Roman"/>
          <w:lang w:val="en-GB"/>
        </w:rPr>
        <w:t xml:space="preserve"> for the number of configurations to increase exponentially with a given distance so that automatically the probability of a configuration </w:t>
      </w:r>
      <m:oMath>
        <m:r>
          <w:rPr>
            <w:rFonts w:ascii="Cambria Math" w:eastAsiaTheme="minorEastAsia" w:hAnsi="Cambria Math" w:cs="Times New Roman"/>
            <w:lang w:val="en-GB"/>
          </w:rPr>
          <m:t>d</m:t>
        </m:r>
      </m:oMath>
      <w:r w:rsidRPr="00844D9A">
        <w:rPr>
          <w:rFonts w:ascii="Times New Roman" w:hAnsi="Times New Roman" w:cs="Times New Roman"/>
          <w:lang w:val="en-GB"/>
        </w:rPr>
        <w:t xml:space="preserve"> should be high.</w:t>
      </w:r>
    </w:p>
    <w:p w14:paraId="3A55D927" w14:textId="06B8D4FA" w:rsidR="00ED0E67" w:rsidRPr="00844D9A" w:rsidRDefault="00BD214D" w:rsidP="00844D9A">
      <w:pPr>
        <w:tabs>
          <w:tab w:val="left" w:pos="709"/>
        </w:tabs>
        <w:spacing w:line="480" w:lineRule="auto"/>
        <w:jc w:val="both"/>
        <w:rPr>
          <w:rFonts w:ascii="Times New Roman" w:hAnsi="Times New Roman" w:cs="Times New Roman"/>
          <w:lang w:val="en-US"/>
        </w:rPr>
      </w:pPr>
      <w:r w:rsidRPr="00844D9A">
        <w:rPr>
          <w:rFonts w:ascii="Times New Roman" w:hAnsi="Times New Roman" w:cs="Times New Roman"/>
          <w:lang w:val="en-US"/>
        </w:rPr>
        <w:t>Finally,</w:t>
      </w:r>
      <w:r w:rsidR="00ED0E67" w:rsidRPr="00844D9A">
        <w:rPr>
          <w:rFonts w:ascii="Times New Roman" w:hAnsi="Times New Roman" w:cs="Times New Roman"/>
          <w:lang w:val="en-US"/>
        </w:rPr>
        <w:t xml:space="preserve"> as expected, the heuristics allowed for </w:t>
      </w:r>
      <m:oMath>
        <m:r>
          <w:rPr>
            <w:rFonts w:ascii="Cambria Math" w:hAnsi="Cambria Math" w:cs="Times New Roman"/>
            <w:lang w:val="en-US"/>
          </w:rPr>
          <m:t>d&gt;7</m:t>
        </m:r>
      </m:oMath>
      <w:r w:rsidR="00ED0E67" w:rsidRPr="00844D9A">
        <w:rPr>
          <w:rFonts w:ascii="Times New Roman" w:hAnsi="Times New Roman" w:cs="Times New Roman"/>
          <w:lang w:val="en-US"/>
        </w:rPr>
        <w:t xml:space="preserve"> were too inefficient, so only used the inadmissible values for larger scrambles (</w:t>
      </w:r>
      <m:oMath>
        <m:r>
          <w:rPr>
            <w:rFonts w:ascii="Cambria Math" w:hAnsi="Cambria Math" w:cs="Times New Roman"/>
            <w:lang w:val="en-US"/>
          </w:rPr>
          <m:t>d</m:t>
        </m:r>
      </m:oMath>
      <w:r w:rsidR="00ED0E67" w:rsidRPr="00844D9A">
        <w:rPr>
          <w:rFonts w:ascii="Times New Roman" w:eastAsiaTheme="minorEastAsia" w:hAnsi="Times New Roman" w:cs="Times New Roman"/>
          <w:lang w:val="en-US"/>
        </w:rPr>
        <w:t>)</w:t>
      </w:r>
      <w:r w:rsidR="00ED0E67" w:rsidRPr="00844D9A">
        <w:rPr>
          <w:rFonts w:ascii="Times New Roman" w:hAnsi="Times New Roman" w:cs="Times New Roman"/>
          <w:lang w:val="en-US"/>
        </w:rPr>
        <w:t xml:space="preserve"> values. These actions were successful in solving up to </w:t>
      </w:r>
      <m:oMath>
        <m:r>
          <w:rPr>
            <w:rFonts w:ascii="Cambria Math" w:hAnsi="Cambria Math" w:cs="Times New Roman"/>
            <w:lang w:val="en-US"/>
          </w:rPr>
          <m:t>d</m:t>
        </m:r>
      </m:oMath>
      <w:r w:rsidR="00ED0E67" w:rsidRPr="00844D9A">
        <w:rPr>
          <w:rFonts w:ascii="Times New Roman" w:hAnsi="Times New Roman" w:cs="Times New Roman"/>
          <w:lang w:val="en-US"/>
        </w:rPr>
        <w:t xml:space="preserve"> = 25 moves.  The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r>
          <w:rPr>
            <w:rFonts w:ascii="Cambria Math" w:hAnsi="Cambria Math" w:cs="Times New Roman"/>
            <w:lang w:val="en-US"/>
          </w:rPr>
          <m:t xml:space="preserve"> </m:t>
        </m:r>
      </m:oMath>
      <w:r w:rsidR="00ED0E67" w:rsidRPr="00844D9A">
        <w:rPr>
          <w:rFonts w:ascii="Times New Roman" w:hAnsi="Times New Roman" w:cs="Times New Roman"/>
          <w:lang w:val="en-US"/>
        </w:rPr>
        <w:t xml:space="preserve">has been successful especially with averages of 1, 500 nodes for 25 scramble movements from </w:t>
      </w:r>
      <w:r w:rsidR="007E6F06">
        <w:rPr>
          <w:rFonts w:ascii="Times New Roman" w:hAnsi="Times New Roman" w:cs="Times New Roman"/>
          <w:lang w:val="en-US"/>
        </w:rPr>
        <w:t xml:space="preserve">the </w:t>
      </w:r>
      <w:r w:rsidR="00ED0E67" w:rsidRPr="00844D9A">
        <w:rPr>
          <w:rFonts w:ascii="Times New Roman" w:hAnsi="Times New Roman" w:cs="Times New Roman"/>
          <w:lang w:val="en-US"/>
        </w:rPr>
        <w:t xml:space="preserve">originally trained model. </w:t>
      </w:r>
      <w:r w:rsidR="00ED0E67" w:rsidRPr="00844D9A">
        <w:rPr>
          <w:rFonts w:ascii="Times New Roman" w:eastAsia="Times New Roman" w:hAnsi="Times New Roman" w:cs="Times New Roman"/>
        </w:rPr>
        <w:t xml:space="preserve">Furthermore, inadmissible heuristics did not significantly affect the optimal solution. To test this, checked whether the returned length of the solution exceeds the number of scramble moves for this example. The learned heuristic,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2</m:t>
            </m:r>
          </m:sub>
        </m:sSub>
      </m:oMath>
      <w:r w:rsidR="00ED0E67" w:rsidRPr="00844D9A">
        <w:rPr>
          <w:rFonts w:ascii="Times New Roman" w:eastAsia="Times New Roman" w:hAnsi="Times New Roman" w:cs="Times New Roman"/>
        </w:rPr>
        <w:t xml:space="preserve">, is marginally better than the best person made, </w:t>
      </w:r>
      <m:oMath>
        <m:sSub>
          <m:sSubPr>
            <m:ctrlPr>
              <w:rPr>
                <w:rFonts w:ascii="Cambria Math" w:eastAsia="Arial" w:hAnsi="Cambria Math" w:cs="Times New Roman"/>
                <w:i/>
              </w:rPr>
            </m:ctrlPr>
          </m:sSubPr>
          <m:e>
            <m:acc>
              <m:accPr>
                <m:chr m:val="̅"/>
                <m:ctrlPr>
                  <w:rPr>
                    <w:rFonts w:ascii="Cambria Math" w:eastAsia="Arial" w:hAnsi="Cambria Math" w:cs="Times New Roman"/>
                    <w:i/>
                  </w:rPr>
                </m:ctrlPr>
              </m:accPr>
              <m:e>
                <m:r>
                  <w:rPr>
                    <w:rFonts w:ascii="Cambria Math" w:eastAsia="Arial" w:hAnsi="Cambria Math" w:cs="Times New Roman"/>
                  </w:rPr>
                  <m:t>h</m:t>
                </m:r>
              </m:e>
            </m:acc>
          </m:e>
          <m:sub>
            <m:r>
              <w:rPr>
                <w:rFonts w:ascii="Cambria Math" w:eastAsia="Arial" w:hAnsi="Cambria Math" w:cs="Times New Roman"/>
              </w:rPr>
              <m:t>4</m:t>
            </m:r>
          </m:sub>
        </m:sSub>
      </m:oMath>
      <w:r w:rsidR="00ED0E67" w:rsidRPr="00844D9A">
        <w:rPr>
          <w:rFonts w:ascii="Times New Roman" w:eastAsia="Times New Roman" w:hAnsi="Times New Roman" w:cs="Times New Roman"/>
        </w:rPr>
        <w:t xml:space="preserve"> as </w:t>
      </w:r>
      <w:r w:rsidR="00ED0E67" w:rsidRPr="00844D9A">
        <w:rPr>
          <w:rFonts w:ascii="Times New Roman" w:eastAsia="Times New Roman" w:hAnsi="Times New Roman" w:cs="Times New Roman"/>
        </w:rPr>
        <w:lastRenderedPageBreak/>
        <w:t>shown in the results.</w:t>
      </w:r>
      <w:r w:rsidR="00ED0E67" w:rsidRPr="00844D9A">
        <w:rPr>
          <w:rFonts w:ascii="Times New Roman" w:hAnsi="Times New Roman" w:cs="Times New Roman"/>
          <w:b/>
          <w:bCs/>
          <w:iCs/>
        </w:rPr>
        <w:t xml:space="preserve"> </w:t>
      </w:r>
      <w:r w:rsidR="00ED0E67" w:rsidRPr="00844D9A">
        <w:rPr>
          <w:rFonts w:ascii="Times New Roman" w:hAnsi="Times New Roman" w:cs="Times New Roman"/>
          <w:lang w:val="en-US"/>
        </w:rPr>
        <w:t>During plotting the comparison, it was relatively accurate and expected it to perform better. However, the results satisfied with the results given the limited training time and data.</w:t>
      </w:r>
    </w:p>
    <w:p w14:paraId="73FCCD7C" w14:textId="77777777" w:rsidR="00DA305B" w:rsidRPr="00844D9A" w:rsidRDefault="00DA305B" w:rsidP="00844D9A">
      <w:pPr>
        <w:tabs>
          <w:tab w:val="left" w:pos="709"/>
        </w:tabs>
        <w:spacing w:line="480" w:lineRule="auto"/>
        <w:jc w:val="both"/>
        <w:rPr>
          <w:rFonts w:ascii="Times New Roman" w:hAnsi="Times New Roman" w:cs="Times New Roman"/>
          <w:lang w:val="en-US"/>
        </w:rPr>
      </w:pPr>
    </w:p>
    <w:p w14:paraId="2A32AA26" w14:textId="0FB76D94" w:rsidR="00A40AE4" w:rsidRPr="00844D9A" w:rsidRDefault="00A40AE4" w:rsidP="00844D9A">
      <w:pPr>
        <w:pStyle w:val="Heading3"/>
        <w:numPr>
          <w:ilvl w:val="0"/>
          <w:numId w:val="29"/>
        </w:numPr>
        <w:tabs>
          <w:tab w:val="left" w:pos="709"/>
        </w:tabs>
      </w:pPr>
      <w:bookmarkStart w:id="167" w:name="_Toc9461180"/>
      <w:bookmarkStart w:id="168" w:name="_Toc15157456"/>
      <w:r w:rsidRPr="00844D9A">
        <w:t>Limitation</w:t>
      </w:r>
      <w:bookmarkEnd w:id="167"/>
      <w:bookmarkEnd w:id="168"/>
    </w:p>
    <w:p w14:paraId="30A1A5F7" w14:textId="7BCF1CC2" w:rsidR="00053634" w:rsidRPr="00844D9A" w:rsidRDefault="00D735FE" w:rsidP="00844D9A">
      <w:pPr>
        <w:spacing w:line="480" w:lineRule="auto"/>
        <w:rPr>
          <w:rFonts w:ascii="Times New Roman" w:hAnsi="Times New Roman" w:cs="Times New Roman"/>
          <w:lang w:val="en-US"/>
        </w:rPr>
      </w:pPr>
      <w:r w:rsidRPr="00844D9A">
        <w:rPr>
          <w:rFonts w:ascii="Times New Roman" w:hAnsi="Times New Roman" w:cs="Times New Roman"/>
          <w:lang w:val="en-US"/>
        </w:rPr>
        <w:t xml:space="preserve">The obstacle faced </w:t>
      </w:r>
      <w:r w:rsidR="007E6F06">
        <w:rPr>
          <w:rFonts w:ascii="Times New Roman" w:hAnsi="Times New Roman" w:cs="Times New Roman"/>
          <w:lang w:val="en-US"/>
        </w:rPr>
        <w:t>i</w:t>
      </w:r>
      <w:r w:rsidR="007E6F06" w:rsidRPr="00844D9A">
        <w:rPr>
          <w:rFonts w:ascii="Times New Roman" w:hAnsi="Times New Roman" w:cs="Times New Roman"/>
          <w:lang w:val="en-US"/>
        </w:rPr>
        <w:t xml:space="preserve">n </w:t>
      </w:r>
      <w:r w:rsidRPr="00844D9A">
        <w:rPr>
          <w:rFonts w:ascii="Times New Roman" w:hAnsi="Times New Roman" w:cs="Times New Roman"/>
          <w:lang w:val="en-US"/>
        </w:rPr>
        <w:t>this research project is mainly r</w:t>
      </w:r>
      <w:r w:rsidR="00103957" w:rsidRPr="00844D9A">
        <w:rPr>
          <w:rFonts w:ascii="Times New Roman" w:hAnsi="Times New Roman" w:cs="Times New Roman"/>
          <w:lang w:val="en-US"/>
        </w:rPr>
        <w:t xml:space="preserve">equired more </w:t>
      </w:r>
      <w:r w:rsidR="00A016C3" w:rsidRPr="00844D9A">
        <w:rPr>
          <w:rFonts w:ascii="Times New Roman" w:hAnsi="Times New Roman" w:cs="Times New Roman"/>
          <w:lang w:val="en-US"/>
        </w:rPr>
        <w:t xml:space="preserve">time to train </w:t>
      </w:r>
      <w:r w:rsidR="007E6F06">
        <w:rPr>
          <w:rFonts w:ascii="Times New Roman" w:hAnsi="Times New Roman" w:cs="Times New Roman"/>
          <w:lang w:val="en-US"/>
        </w:rPr>
        <w:t xml:space="preserve">the </w:t>
      </w:r>
      <w:r w:rsidR="00A016C3" w:rsidRPr="00844D9A">
        <w:rPr>
          <w:rFonts w:ascii="Times New Roman" w:hAnsi="Times New Roman" w:cs="Times New Roman"/>
          <w:lang w:val="en-US"/>
        </w:rPr>
        <w:t xml:space="preserve">bigger size </w:t>
      </w:r>
      <w:r w:rsidR="0031109E" w:rsidRPr="00844D9A">
        <w:rPr>
          <w:rFonts w:ascii="Times New Roman" w:hAnsi="Times New Roman" w:cs="Times New Roman"/>
          <w:lang w:val="en-US"/>
        </w:rPr>
        <w:t xml:space="preserve">of </w:t>
      </w:r>
      <w:r w:rsidR="007E6F06">
        <w:rPr>
          <w:rFonts w:ascii="Times New Roman" w:hAnsi="Times New Roman" w:cs="Times New Roman"/>
          <w:lang w:val="en-US"/>
        </w:rPr>
        <w:t xml:space="preserve">the </w:t>
      </w:r>
      <w:r w:rsidR="00A016C3" w:rsidRPr="00844D9A">
        <w:rPr>
          <w:rFonts w:ascii="Times New Roman" w:hAnsi="Times New Roman" w:cs="Times New Roman"/>
          <w:lang w:val="en-US"/>
        </w:rPr>
        <w:t>epoch</w:t>
      </w:r>
      <w:r w:rsidRPr="00844D9A">
        <w:rPr>
          <w:rFonts w:ascii="Times New Roman" w:hAnsi="Times New Roman" w:cs="Times New Roman"/>
          <w:lang w:val="en-US"/>
        </w:rPr>
        <w:t xml:space="preserve">, and why using </w:t>
      </w:r>
      <w:r w:rsidR="00053634" w:rsidRPr="00844D9A">
        <w:rPr>
          <w:rFonts w:ascii="Times New Roman" w:hAnsi="Times New Roman" w:cs="Times New Roman"/>
          <w:lang w:val="en-US"/>
        </w:rPr>
        <w:t>Google Collaboration</w:t>
      </w:r>
      <w:r w:rsidRPr="00844D9A">
        <w:rPr>
          <w:rFonts w:ascii="Times New Roman" w:hAnsi="Times New Roman" w:cs="Times New Roman"/>
          <w:lang w:val="en-US"/>
        </w:rPr>
        <w:t xml:space="preserve">, the </w:t>
      </w:r>
      <w:r w:rsidR="00053634" w:rsidRPr="00844D9A">
        <w:rPr>
          <w:rFonts w:ascii="Times New Roman" w:hAnsi="Times New Roman" w:cs="Times New Roman"/>
          <w:lang w:val="en-US"/>
        </w:rPr>
        <w:t>GPU usage is close to limit</w:t>
      </w:r>
      <w:r w:rsidR="009852D4" w:rsidRPr="00844D9A">
        <w:rPr>
          <w:rFonts w:ascii="Times New Roman" w:hAnsi="Times New Roman" w:cs="Times New Roman"/>
          <w:lang w:val="en-US"/>
        </w:rPr>
        <w:t>, for executing the heuristic models.</w:t>
      </w:r>
    </w:p>
    <w:p w14:paraId="59941625" w14:textId="77777777" w:rsidR="009B5567" w:rsidRPr="00844D9A" w:rsidRDefault="009B5567" w:rsidP="00844D9A">
      <w:pPr>
        <w:spacing w:line="480" w:lineRule="auto"/>
        <w:ind w:left="568"/>
        <w:rPr>
          <w:rFonts w:ascii="Times New Roman" w:hAnsi="Times New Roman" w:cs="Times New Roman"/>
          <w:lang w:val="en-US"/>
        </w:rPr>
      </w:pPr>
    </w:p>
    <w:p w14:paraId="4A54F3D7" w14:textId="713060B9" w:rsidR="001C7C85" w:rsidRPr="00844D9A" w:rsidRDefault="00026941" w:rsidP="00844D9A">
      <w:pPr>
        <w:pStyle w:val="Heading3"/>
        <w:numPr>
          <w:ilvl w:val="0"/>
          <w:numId w:val="33"/>
        </w:numPr>
        <w:tabs>
          <w:tab w:val="left" w:pos="709"/>
        </w:tabs>
      </w:pPr>
      <w:bookmarkStart w:id="169" w:name="_Toc9461181"/>
      <w:bookmarkStart w:id="170" w:name="_Toc15157457"/>
      <w:r w:rsidRPr="00844D9A">
        <w:t>Future Research</w:t>
      </w:r>
      <w:bookmarkEnd w:id="169"/>
      <w:bookmarkEnd w:id="170"/>
    </w:p>
    <w:p w14:paraId="67FB92BD" w14:textId="77777777" w:rsidR="00010AF5" w:rsidRPr="00844D9A" w:rsidRDefault="00010AF5" w:rsidP="00844D9A">
      <w:pPr>
        <w:spacing w:line="480" w:lineRule="auto"/>
        <w:rPr>
          <w:rFonts w:ascii="Times New Roman" w:hAnsi="Times New Roman" w:cs="Times New Roman"/>
          <w:lang w:val="en-US"/>
        </w:rPr>
      </w:pPr>
    </w:p>
    <w:p w14:paraId="0D833E54" w14:textId="7742C22D" w:rsidR="001C7C85" w:rsidRPr="00844D9A" w:rsidRDefault="00F32483" w:rsidP="00844D9A">
      <w:pPr>
        <w:pStyle w:val="Heading4"/>
        <w:numPr>
          <w:ilvl w:val="0"/>
          <w:numId w:val="31"/>
        </w:numPr>
        <w:tabs>
          <w:tab w:val="left" w:pos="709"/>
        </w:tabs>
      </w:pPr>
      <w:bookmarkStart w:id="171" w:name="_Toc15157458"/>
      <w:r w:rsidRPr="00844D9A">
        <w:t>Improve Learning Model</w:t>
      </w:r>
      <w:bookmarkEnd w:id="171"/>
    </w:p>
    <w:p w14:paraId="3DBA384A" w14:textId="2D64A3E8" w:rsidR="00DA305B" w:rsidRPr="00844D9A" w:rsidRDefault="001613AF"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This project was very timely and computational and was the first real experience with the use of neural web frameworks. Finally, believe that further architecture and tweaking of hyperparameters will improve the performance of models.</w:t>
      </w:r>
    </w:p>
    <w:p w14:paraId="164D248E" w14:textId="538F498B" w:rsidR="00BF5191" w:rsidRPr="00844D9A" w:rsidRDefault="00BF5191" w:rsidP="00844D9A">
      <w:pPr>
        <w:tabs>
          <w:tab w:val="left" w:pos="709"/>
        </w:tabs>
        <w:spacing w:line="480" w:lineRule="auto"/>
        <w:jc w:val="both"/>
        <w:rPr>
          <w:rFonts w:ascii="Times New Roman" w:hAnsi="Times New Roman" w:cs="Times New Roman"/>
        </w:rPr>
      </w:pPr>
      <w:r w:rsidRPr="00844D9A">
        <w:rPr>
          <w:rFonts w:ascii="Times New Roman" w:hAnsi="Times New Roman" w:cs="Times New Roman"/>
        </w:rPr>
        <w:t>This research method for generating examples is over-simplistic. There is no guarantee that a cube that was scrambled with, say, 25 moves is not solvable in less than that. A more intricate solution to this would be to store look-up tables and replace long sub-sequences of moves with shorter equivalent ones, if possible. As it is now, the cube’s orientation is fixed. It is possible to augment the generated data by first permuting the cube, and then scrambling it. This process may help the learner extract some valuable features.</w:t>
      </w:r>
    </w:p>
    <w:p w14:paraId="08F0BB46" w14:textId="77777777" w:rsidR="00BF5191" w:rsidRPr="00844D9A" w:rsidRDefault="00BF5191" w:rsidP="00844D9A">
      <w:pPr>
        <w:tabs>
          <w:tab w:val="left" w:pos="709"/>
        </w:tabs>
        <w:spacing w:line="480" w:lineRule="auto"/>
        <w:jc w:val="both"/>
        <w:rPr>
          <w:rFonts w:ascii="Times New Roman" w:hAnsi="Times New Roman" w:cs="Times New Roman"/>
        </w:rPr>
      </w:pPr>
    </w:p>
    <w:p w14:paraId="20EDCEF4" w14:textId="5E291E29" w:rsidR="00DA305B" w:rsidRPr="00844D9A" w:rsidRDefault="00DA305B" w:rsidP="00844D9A">
      <w:pPr>
        <w:tabs>
          <w:tab w:val="left" w:pos="709"/>
        </w:tabs>
        <w:spacing w:line="480" w:lineRule="auto"/>
        <w:jc w:val="both"/>
        <w:rPr>
          <w:rFonts w:ascii="Times New Roman" w:hAnsi="Times New Roman" w:cs="Times New Roman"/>
        </w:rPr>
      </w:pPr>
    </w:p>
    <w:p w14:paraId="6A76FB96" w14:textId="12122145" w:rsidR="00DA305B" w:rsidRPr="00844D9A" w:rsidRDefault="00DA305B" w:rsidP="00844D9A">
      <w:pPr>
        <w:tabs>
          <w:tab w:val="left" w:pos="709"/>
        </w:tabs>
        <w:spacing w:line="480" w:lineRule="auto"/>
        <w:jc w:val="both"/>
        <w:rPr>
          <w:rFonts w:ascii="Times New Roman" w:hAnsi="Times New Roman" w:cs="Times New Roman"/>
        </w:rPr>
      </w:pPr>
    </w:p>
    <w:p w14:paraId="14A58CE3" w14:textId="77777777" w:rsidR="00DA305B" w:rsidRPr="00844D9A" w:rsidRDefault="00DA305B" w:rsidP="00844D9A">
      <w:pPr>
        <w:tabs>
          <w:tab w:val="left" w:pos="709"/>
        </w:tabs>
        <w:spacing w:line="480" w:lineRule="auto"/>
        <w:jc w:val="both"/>
        <w:rPr>
          <w:rFonts w:ascii="Times New Roman" w:hAnsi="Times New Roman" w:cs="Times New Roman"/>
        </w:rPr>
      </w:pPr>
    </w:p>
    <w:p w14:paraId="58EC101E" w14:textId="013BE0EC" w:rsidR="001C7C85" w:rsidRPr="00844D9A" w:rsidRDefault="00F32483" w:rsidP="00844D9A">
      <w:pPr>
        <w:pStyle w:val="Heading4"/>
        <w:numPr>
          <w:ilvl w:val="0"/>
          <w:numId w:val="32"/>
        </w:numPr>
        <w:tabs>
          <w:tab w:val="left" w:pos="709"/>
        </w:tabs>
      </w:pPr>
      <w:bookmarkStart w:id="172" w:name="_Toc15157459"/>
      <w:r w:rsidRPr="00844D9A">
        <w:t xml:space="preserve">Benchmark on </w:t>
      </w:r>
      <w:r w:rsidR="00D3783C" w:rsidRPr="00844D9A">
        <w:t xml:space="preserve">other </w:t>
      </w:r>
      <w:r w:rsidRPr="00844D9A">
        <w:t>Heuristic Models</w:t>
      </w:r>
      <w:bookmarkEnd w:id="172"/>
    </w:p>
    <w:p w14:paraId="6EB7B8CC" w14:textId="7485A751" w:rsidR="00F32483" w:rsidRPr="00363117" w:rsidRDefault="00F32483" w:rsidP="00844D9A">
      <w:pPr>
        <w:tabs>
          <w:tab w:val="left" w:pos="709"/>
        </w:tabs>
        <w:spacing w:line="480" w:lineRule="auto"/>
        <w:jc w:val="both"/>
        <w:rPr>
          <w:rFonts w:ascii="Times New Roman" w:hAnsi="Times New Roman" w:cs="Times New Roman"/>
        </w:rPr>
      </w:pPr>
      <w:r w:rsidRPr="00363117">
        <w:rPr>
          <w:rFonts w:ascii="Times New Roman" w:hAnsi="Times New Roman" w:cs="Times New Roman"/>
        </w:rPr>
        <w:t xml:space="preserve">The heuristic that </w:t>
      </w:r>
      <w:r w:rsidR="001613AF" w:rsidRPr="00363117">
        <w:rPr>
          <w:rFonts w:ascii="Times New Roman" w:hAnsi="Times New Roman" w:cs="Times New Roman"/>
        </w:rPr>
        <w:t>has</w:t>
      </w:r>
      <w:r w:rsidRPr="00363117">
        <w:rPr>
          <w:rFonts w:ascii="Times New Roman" w:hAnsi="Times New Roman" w:cs="Times New Roman"/>
        </w:rPr>
        <w:t xml:space="preserve"> compared to those in this research. There are well-researched heuristics that can compete more effectively with the improved learning heuristics Korf’s </w:t>
      </w:r>
      <w:r w:rsidR="001F525D" w:rsidRPr="00363117">
        <w:rPr>
          <w:rFonts w:ascii="Times New Roman" w:hAnsi="Times New Roman" w:cs="Times New Roman"/>
        </w:rPr>
        <w:t>Algorithm</w:t>
      </w:r>
      <w:r w:rsidRPr="00363117">
        <w:rPr>
          <w:rFonts w:ascii="Times New Roman" w:hAnsi="Times New Roman" w:cs="Times New Roman"/>
        </w:rPr>
        <w:t xml:space="preserve"> (</w:t>
      </w:r>
      <w:r w:rsidR="007765FE" w:rsidRPr="00363117">
        <w:rPr>
          <w:rFonts w:ascii="Times New Roman" w:hAnsi="Times New Roman" w:cs="Times New Roman"/>
        </w:rPr>
        <w:t xml:space="preserve">Harpreet Kaur, </w:t>
      </w:r>
      <w:r w:rsidRPr="00363117">
        <w:rPr>
          <w:rFonts w:ascii="Times New Roman" w:hAnsi="Times New Roman" w:cs="Times New Roman"/>
        </w:rPr>
        <w:t>2015),</w:t>
      </w:r>
      <w:r w:rsidR="00D45907" w:rsidRPr="00363117">
        <w:rPr>
          <w:rFonts w:ascii="Times New Roman" w:hAnsi="Times New Roman" w:cs="Times New Roman"/>
        </w:rPr>
        <w:t xml:space="preserve"> which</w:t>
      </w:r>
      <w:r w:rsidRPr="00363117">
        <w:rPr>
          <w:rFonts w:ascii="Times New Roman" w:hAnsi="Times New Roman" w:cs="Times New Roman"/>
        </w:rPr>
        <w:t xml:space="preserve"> can be used to </w:t>
      </w:r>
      <w:r w:rsidR="001F525D" w:rsidRPr="00363117">
        <w:rPr>
          <w:rFonts w:ascii="Times New Roman" w:hAnsi="Times New Roman" w:cs="Times New Roman"/>
        </w:rPr>
        <w:t>improve</w:t>
      </w:r>
      <w:r w:rsidRPr="00363117">
        <w:rPr>
          <w:rFonts w:ascii="Times New Roman" w:hAnsi="Times New Roman" w:cs="Times New Roman"/>
        </w:rPr>
        <w:t xml:space="preserve"> the</w:t>
      </w:r>
      <w:r w:rsidR="001F525D" w:rsidRPr="00363117">
        <w:rPr>
          <w:rFonts w:ascii="Times New Roman" w:hAnsi="Times New Roman" w:cs="Times New Roman"/>
        </w:rPr>
        <w:t xml:space="preserve"> learned heuristic. </w:t>
      </w:r>
    </w:p>
    <w:p w14:paraId="466EE69D" w14:textId="524733A3" w:rsidR="001C7C85" w:rsidRPr="00844D9A" w:rsidRDefault="00363117" w:rsidP="00844D9A">
      <w:pPr>
        <w:spacing w:line="480" w:lineRule="auto"/>
        <w:rPr>
          <w:rFonts w:ascii="Times New Roman" w:hAnsi="Times New Roman" w:cs="Times New Roman"/>
        </w:rPr>
      </w:pPr>
      <w:r w:rsidRPr="00363117">
        <w:rPr>
          <w:rFonts w:ascii="Times New Roman" w:hAnsi="Times New Roman" w:cs="Times New Roman"/>
        </w:rPr>
        <w:t xml:space="preserve">Kociemba’s algorithm is an improved version of Thistlethwaite’s algorithm that works by </w:t>
      </w:r>
      <w:r w:rsidRPr="00B92BB9">
        <w:rPr>
          <w:rFonts w:ascii="Times New Roman" w:hAnsi="Times New Roman" w:cs="Times New Roman"/>
        </w:rPr>
        <w:t xml:space="preserve">isolating the problem into only two subproblems. This method applies </w:t>
      </w:r>
      <w:r w:rsidRPr="00BD0ECE">
        <w:rPr>
          <w:rFonts w:ascii="Times New Roman" w:hAnsi="Times New Roman" w:cs="Times New Roman"/>
        </w:rPr>
        <w:t xml:space="preserve">a propelled execution of IDA* search to be able to calculate, expel symmetries from the inquiry tree, and tackle the block near the </w:t>
      </w:r>
      <w:r w:rsidR="007E6F06">
        <w:rPr>
          <w:rFonts w:ascii="Times New Roman" w:hAnsi="Times New Roman" w:cs="Times New Roman"/>
        </w:rPr>
        <w:t>briefest</w:t>
      </w:r>
      <w:r w:rsidRPr="00BD0ECE">
        <w:rPr>
          <w:rFonts w:ascii="Times New Roman" w:hAnsi="Times New Roman" w:cs="Times New Roman"/>
        </w:rPr>
        <w:t xml:space="preserve"> number of potential outcomes</w:t>
      </w:r>
    </w:p>
    <w:p w14:paraId="463A16E4" w14:textId="77777777" w:rsidR="00465C21" w:rsidRPr="00844D9A" w:rsidRDefault="00465C21" w:rsidP="00844D9A">
      <w:pPr>
        <w:spacing w:line="480" w:lineRule="auto"/>
        <w:rPr>
          <w:rFonts w:ascii="Times New Roman" w:hAnsi="Times New Roman" w:cs="Times New Roman"/>
        </w:rPr>
      </w:pPr>
    </w:p>
    <w:p w14:paraId="38AE586A" w14:textId="77777777" w:rsidR="00465C21" w:rsidRPr="00844D9A" w:rsidRDefault="00465C21" w:rsidP="00844D9A">
      <w:pPr>
        <w:spacing w:line="480" w:lineRule="auto"/>
        <w:rPr>
          <w:rFonts w:ascii="Times New Roman" w:hAnsi="Times New Roman" w:cs="Times New Roman"/>
          <w:b/>
          <w:color w:val="000000" w:themeColor="text1"/>
          <w:lang w:val="en-US"/>
        </w:rPr>
      </w:pPr>
      <w:bookmarkStart w:id="173" w:name="_Toc9461182"/>
      <w:r w:rsidRPr="00844D9A">
        <w:rPr>
          <w:rFonts w:ascii="Times New Roman" w:hAnsi="Times New Roman" w:cs="Times New Roman"/>
          <w:color w:val="000000" w:themeColor="text1"/>
          <w:lang w:val="en-US"/>
        </w:rPr>
        <w:br w:type="page"/>
      </w:r>
    </w:p>
    <w:p w14:paraId="6CF15429" w14:textId="0C65CE77" w:rsidR="000F3521" w:rsidRPr="00844D9A" w:rsidRDefault="007D37BC" w:rsidP="00844D9A">
      <w:pPr>
        <w:pStyle w:val="Heading1"/>
        <w:tabs>
          <w:tab w:val="left" w:pos="709"/>
        </w:tabs>
        <w:contextualSpacing/>
        <w:rPr>
          <w:color w:val="000000" w:themeColor="text1"/>
          <w:lang w:val="en-US"/>
        </w:rPr>
      </w:pPr>
      <w:bookmarkStart w:id="174" w:name="_Toc15157460"/>
      <w:r w:rsidRPr="00844D9A">
        <w:rPr>
          <w:color w:val="000000" w:themeColor="text1"/>
          <w:lang w:val="en-US"/>
        </w:rPr>
        <w:lastRenderedPageBreak/>
        <w:t>REFERENCE</w:t>
      </w:r>
      <w:bookmarkEnd w:id="173"/>
      <w:bookmarkEnd w:id="174"/>
    </w:p>
    <w:p w14:paraId="5EC40584" w14:textId="77777777" w:rsidR="00690BEB" w:rsidRPr="00844D9A" w:rsidRDefault="00690BEB" w:rsidP="00844D9A">
      <w:pPr>
        <w:pStyle w:val="NormalWeb"/>
        <w:spacing w:line="480" w:lineRule="auto"/>
      </w:pPr>
    </w:p>
    <w:p w14:paraId="21147651"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lang w:val="en-GB"/>
        </w:rPr>
      </w:pPr>
      <w:r w:rsidRPr="00844D9A">
        <w:rPr>
          <w:rFonts w:ascii="Times New Roman" w:hAnsi="Times New Roman" w:cs="Times New Roman"/>
          <w:lang w:val="en-GB"/>
        </w:rPr>
        <w:t>Alevizos – A – Bastas. (2017). Pattern Databases for Search Problems: The Rubik's Cube Case. BSc Thesis.</w:t>
      </w:r>
      <w:r w:rsidRPr="00844D9A">
        <w:rPr>
          <w:rFonts w:ascii="Times New Roman" w:hAnsi="Times New Roman" w:cs="Times New Roman"/>
        </w:rPr>
        <w:t xml:space="preserve"> Total administration information and semiconduct department,</w:t>
      </w:r>
      <w:r w:rsidRPr="00844D9A">
        <w:rPr>
          <w:rFonts w:ascii="Times New Roman" w:hAnsi="Times New Roman" w:cs="Times New Roman"/>
          <w:lang w:val="en-GB"/>
        </w:rPr>
        <w:t>national and capodistrian university of Athens</w:t>
      </w:r>
    </w:p>
    <w:p w14:paraId="290BC157" w14:textId="77777777" w:rsidR="00690BEB" w:rsidRPr="00844D9A" w:rsidRDefault="00690BEB" w:rsidP="00844D9A">
      <w:pPr>
        <w:pStyle w:val="NormalWeb"/>
        <w:tabs>
          <w:tab w:val="left" w:pos="709"/>
        </w:tabs>
        <w:spacing w:line="480" w:lineRule="auto"/>
        <w:ind w:firstLine="709"/>
      </w:pPr>
      <w:r w:rsidRPr="00844D9A">
        <w:t>Alexander Irpan. (2016). Exploring Boosted Neural Nets for Rubik’s Cube Solving. https://www.alexirpan.com/public/research/nips_2016.pdf</w:t>
      </w:r>
    </w:p>
    <w:p w14:paraId="4304FE1F" w14:textId="77777777" w:rsidR="00690BEB" w:rsidRPr="00844D9A" w:rsidRDefault="00690BEB" w:rsidP="00844D9A">
      <w:pPr>
        <w:pStyle w:val="NormalWeb"/>
        <w:tabs>
          <w:tab w:val="left" w:pos="709"/>
        </w:tabs>
        <w:spacing w:line="480" w:lineRule="auto"/>
        <w:ind w:firstLine="709"/>
        <w:rPr>
          <w:lang w:val="en-MY"/>
        </w:rPr>
      </w:pPr>
      <w:r w:rsidRPr="00844D9A">
        <w:rPr>
          <w:lang w:val="en-MY"/>
        </w:rPr>
        <w:t xml:space="preserve">Bello, I., Pham, H., Le, Q. V., Norouzi, M., &amp; Bengio, S. (2017). Neural Combinatorial Optimization with Reinforcement Learning. </w:t>
      </w:r>
      <w:hyperlink r:id="rId32" w:history="1">
        <w:r w:rsidRPr="00844D9A">
          <w:rPr>
            <w:rStyle w:val="Hyperlink"/>
            <w:color w:val="auto"/>
            <w:u w:val="none"/>
            <w:lang w:val="en-MY"/>
          </w:rPr>
          <w:t>https://openreview.net/forum?id=Bk9mxlSFx</w:t>
        </w:r>
      </w:hyperlink>
    </w:p>
    <w:p w14:paraId="3195CB19" w14:textId="77777777" w:rsidR="00690BEB" w:rsidRPr="00844D9A" w:rsidRDefault="00690BEB" w:rsidP="00844D9A">
      <w:pPr>
        <w:tabs>
          <w:tab w:val="left" w:pos="709"/>
        </w:tabs>
        <w:autoSpaceDE w:val="0"/>
        <w:autoSpaceDN w:val="0"/>
        <w:adjustRightInd w:val="0"/>
        <w:spacing w:line="480" w:lineRule="auto"/>
        <w:ind w:firstLine="709"/>
        <w:rPr>
          <w:rFonts w:ascii="Times New Roman" w:eastAsia="Times New Roman" w:hAnsi="Times New Roman" w:cs="Times New Roman"/>
          <w:lang w:val="en-US"/>
        </w:rPr>
      </w:pPr>
      <w:r w:rsidRPr="00844D9A">
        <w:rPr>
          <w:rFonts w:ascii="Times New Roman" w:eastAsia="Times New Roman" w:hAnsi="Times New Roman" w:cs="Times New Roman"/>
          <w:lang w:val="en-US"/>
        </w:rPr>
        <w:t xml:space="preserve">Csáji, B. C. (2001). Approximation with Artificial Neural Networks. Retrieved from </w:t>
      </w:r>
      <w:hyperlink r:id="rId33" w:history="1">
        <w:r w:rsidRPr="00844D9A">
          <w:rPr>
            <w:rStyle w:val="Hyperlink"/>
            <w:rFonts w:ascii="Times New Roman" w:eastAsia="Times New Roman" w:hAnsi="Times New Roman" w:cs="Times New Roman"/>
            <w:color w:val="auto"/>
            <w:u w:val="none"/>
            <w:lang w:val="en-US"/>
          </w:rPr>
          <w:t>http://citeseerx.ist.psu.edu/viewdoc/download?doi=10.1.1.101.2647&amp;rep=rep1&amp;type=pdf</w:t>
        </w:r>
      </w:hyperlink>
    </w:p>
    <w:p w14:paraId="5A9D3DC5"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rPr>
        <w:t>Culberson J.C., Schaeffer J. (1996) Searching with pattern databases. In: McCalla G. (eds) Advances in Artificial Intelligence. AI 1996. Lecture Notes in Computer Science (Lecture Notes in Artificial Intelligence), vol 1081. Springer, Berlin, Heidelberg.</w:t>
      </w:r>
    </w:p>
    <w:p w14:paraId="5D57978A" w14:textId="77777777" w:rsidR="00690BEB" w:rsidRPr="00844D9A" w:rsidRDefault="00690BEB" w:rsidP="00844D9A">
      <w:pPr>
        <w:pStyle w:val="NormalWeb"/>
        <w:tabs>
          <w:tab w:val="left" w:pos="709"/>
        </w:tabs>
        <w:spacing w:line="480" w:lineRule="auto"/>
        <w:ind w:firstLine="709"/>
      </w:pPr>
      <w:r w:rsidRPr="00844D9A">
        <w:t xml:space="preserve">Demaine, E., D, Eisenstat, S., &amp; Rudoy, M. (2018, April 27). Solving the Rubik's Cube Optimally is NP-complete. Retrieved from </w:t>
      </w:r>
      <w:hyperlink r:id="rId34" w:history="1">
        <w:r w:rsidRPr="00844D9A">
          <w:rPr>
            <w:rStyle w:val="Hyperlink"/>
            <w:color w:val="auto"/>
            <w:u w:val="none"/>
          </w:rPr>
          <w:t>https://arxiv.org/abs/1706.06708v2</w:t>
        </w:r>
      </w:hyperlink>
    </w:p>
    <w:p w14:paraId="045D7555" w14:textId="77777777" w:rsidR="00690BEB" w:rsidRPr="00844D9A" w:rsidRDefault="00690BEB" w:rsidP="00844D9A">
      <w:pPr>
        <w:pStyle w:val="NormalWeb"/>
        <w:tabs>
          <w:tab w:val="left" w:pos="709"/>
        </w:tabs>
        <w:spacing w:line="480" w:lineRule="auto"/>
        <w:ind w:firstLine="709"/>
      </w:pPr>
      <w:r w:rsidRPr="00844D9A">
        <w:t>Harpreet Kaur, (2015). Algorithms for solving the Rubik’s cube. Retrieved from http://www.diva-portal.org/smash/get/diva2:816583/FULLTEXT01.pdf</w:t>
      </w:r>
    </w:p>
    <w:p w14:paraId="106AFC72" w14:textId="77777777" w:rsidR="00690BEB" w:rsidRPr="00844D9A" w:rsidRDefault="00690BEB" w:rsidP="00844D9A">
      <w:pPr>
        <w:pStyle w:val="NormalWeb"/>
        <w:spacing w:line="480" w:lineRule="auto"/>
        <w:ind w:firstLine="709"/>
        <w:jc w:val="both"/>
      </w:pPr>
      <w:r w:rsidRPr="00844D9A">
        <w:lastRenderedPageBreak/>
        <w:t xml:space="preserve">Katazyna, J.K, and Jaszczolt, (2006). “Default in Semantics and Pragmatics” in Jaszzolt (ed) </w:t>
      </w:r>
      <w:r w:rsidRPr="00844D9A">
        <w:rPr>
          <w:i/>
          <w:iCs/>
        </w:rPr>
        <w:t xml:space="preserve">The Stanford Encyclopedia of Philosophy. </w:t>
      </w:r>
      <w:r w:rsidRPr="00844D9A">
        <w:t xml:space="preserve">Stanford: University Press </w:t>
      </w:r>
    </w:p>
    <w:p w14:paraId="73636E96" w14:textId="77777777" w:rsidR="00690BEB" w:rsidRPr="00844D9A" w:rsidRDefault="00690BEB" w:rsidP="00844D9A">
      <w:pPr>
        <w:pStyle w:val="NormalWeb"/>
        <w:tabs>
          <w:tab w:val="left" w:pos="709"/>
        </w:tabs>
        <w:spacing w:line="480" w:lineRule="auto"/>
        <w:ind w:firstLine="709"/>
        <w:rPr>
          <w:highlight w:val="yellow"/>
        </w:rPr>
      </w:pPr>
      <w:r w:rsidRPr="00844D9A">
        <w:t>McAleer, S., Agostinelli, F., Shmakov, A., &amp; Baldi, P. (2018). Solving the Rubik's Cube Without Human Knowledge. CoRR, abs/1805.07470. Retrieved from http://arxiv.org/abs/1805.07470.</w:t>
      </w:r>
      <w:r w:rsidRPr="00844D9A">
        <w:rPr>
          <w:highlight w:val="yellow"/>
        </w:rPr>
        <w:t xml:space="preserve"> </w:t>
      </w:r>
    </w:p>
    <w:p w14:paraId="48967424" w14:textId="77777777" w:rsidR="00690BEB" w:rsidRPr="00844D9A" w:rsidRDefault="00690BEB" w:rsidP="00844D9A">
      <w:pPr>
        <w:pStyle w:val="NormalWeb"/>
        <w:tabs>
          <w:tab w:val="left" w:pos="709"/>
        </w:tabs>
        <w:spacing w:line="480" w:lineRule="auto"/>
        <w:ind w:firstLine="709"/>
      </w:pPr>
      <w:r w:rsidRPr="00844D9A">
        <w:t>Morales, F. J. O., &amp; Roggen, D. (2016). Deep Convolutional and LSTM Recurrent Neural Networks for Multimodal Wearable Activity Recognition. Sensors, 16(1), 115. Retrieved from https://doi.org/10.3390/s16010115</w:t>
      </w:r>
    </w:p>
    <w:p w14:paraId="4EF26876" w14:textId="77777777" w:rsidR="00690BEB" w:rsidRPr="00844D9A" w:rsidRDefault="00690BEB" w:rsidP="00844D9A">
      <w:pPr>
        <w:tabs>
          <w:tab w:val="left" w:pos="709"/>
        </w:tabs>
        <w:spacing w:line="480" w:lineRule="auto"/>
        <w:ind w:firstLine="709"/>
        <w:contextualSpacing/>
        <w:rPr>
          <w:rFonts w:ascii="Times New Roman" w:eastAsia="Times New Roman" w:hAnsi="Times New Roman" w:cs="Times New Roman"/>
        </w:rPr>
      </w:pPr>
      <w:r w:rsidRPr="00844D9A">
        <w:rPr>
          <w:rFonts w:ascii="Times New Roman" w:eastAsia="Times New Roman" w:hAnsi="Times New Roman" w:cs="Times New Roman"/>
        </w:rPr>
        <w:t>Moravčík, M., Schmid, M., Burch, N., Lisý, V., Morrill, D., Bard, N., . . . Bowling, M. (2017). DeepStack: Expert-level artificial intelligence in heads-up no-limit poker. Science, 356(6337), 508-513. doi:10.1126/science.aam6960</w:t>
      </w:r>
    </w:p>
    <w:p w14:paraId="449E5979" w14:textId="77777777" w:rsidR="00690BEB" w:rsidRPr="00844D9A" w:rsidRDefault="00690BEB" w:rsidP="00844D9A">
      <w:pPr>
        <w:pStyle w:val="NormalWeb"/>
        <w:spacing w:line="480" w:lineRule="auto"/>
        <w:ind w:firstLine="709"/>
      </w:pPr>
      <w:r w:rsidRPr="00844D9A">
        <w:t xml:space="preserve">Okechukwu Sunday Abonyi, Virginia Ogochukwu Ume, (2014). Effects of Heuristic Method of Teaching on Students’ Achievement in Algebra. International Journal of Scientific &amp; Engineering Research, Volume 5, Issue 2, February-2014. ISSN 2229-5518 </w:t>
      </w:r>
    </w:p>
    <w:p w14:paraId="09DB524C" w14:textId="77777777" w:rsidR="00690BEB" w:rsidRPr="00844D9A" w:rsidRDefault="00690BEB" w:rsidP="00844D9A">
      <w:pPr>
        <w:tabs>
          <w:tab w:val="left" w:pos="709"/>
        </w:tabs>
        <w:spacing w:line="480" w:lineRule="auto"/>
        <w:ind w:firstLine="709"/>
        <w:contextualSpacing/>
        <w:rPr>
          <w:rFonts w:ascii="Times New Roman" w:hAnsi="Times New Roman" w:cs="Times New Roman"/>
        </w:rPr>
      </w:pPr>
      <w:r w:rsidRPr="00844D9A">
        <w:rPr>
          <w:rFonts w:ascii="Times New Roman" w:hAnsi="Times New Roman" w:cs="Times New Roman"/>
        </w:rPr>
        <w:t>Paul D. Leedy, Jeanne Ellis Ormrod, Laura Ruth Johnson. (2018), Practical Research Planning And Design. Twelfth Edition. https://www.pearsonhighered.com/assets/preface/0/1/3/4/0134775651.pdf</w:t>
      </w:r>
    </w:p>
    <w:p w14:paraId="3DF0F132"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color w:val="000000"/>
          <w:lang w:val="en-US"/>
        </w:rPr>
        <w:t>Robert Brunetto and Otakar Trunda, (2017). Deep Heuristic-learning in the Rubik’s Cube Domain: an Experimental Evaluation.</w:t>
      </w:r>
    </w:p>
    <w:p w14:paraId="5F61DEDB" w14:textId="77777777" w:rsidR="00690BEB" w:rsidRPr="00844D9A" w:rsidRDefault="00690BEB" w:rsidP="00844D9A">
      <w:pPr>
        <w:pStyle w:val="NormalWeb"/>
        <w:tabs>
          <w:tab w:val="left" w:pos="709"/>
        </w:tabs>
        <w:spacing w:line="480" w:lineRule="auto"/>
        <w:ind w:firstLine="709"/>
        <w:rPr>
          <w:rFonts w:eastAsiaTheme="minorHAnsi"/>
        </w:rPr>
      </w:pPr>
      <w:r w:rsidRPr="00844D9A">
        <w:rPr>
          <w:rFonts w:eastAsiaTheme="minorHAnsi"/>
        </w:rPr>
        <w:t xml:space="preserve">Samadi, M., Felner, A., &amp; Schaeffer, J. (2008). Learning from Multiple Heuristics. http://www.aaai.org/Library/AAAI/2008/aaai08-056.php </w:t>
      </w:r>
    </w:p>
    <w:p w14:paraId="48AF73A4" w14:textId="77777777" w:rsidR="00690BEB" w:rsidRPr="00844D9A" w:rsidRDefault="00690BEB" w:rsidP="00844D9A">
      <w:pPr>
        <w:pStyle w:val="NormalWeb"/>
        <w:tabs>
          <w:tab w:val="left" w:pos="709"/>
        </w:tabs>
        <w:spacing w:line="480" w:lineRule="auto"/>
        <w:ind w:firstLine="709"/>
        <w:rPr>
          <w:lang w:val="en-MY"/>
        </w:rPr>
      </w:pPr>
      <w:r w:rsidRPr="00844D9A">
        <w:rPr>
          <w:lang w:val="en-MY"/>
        </w:rPr>
        <w:lastRenderedPageBreak/>
        <w:t>Silver, D., Huang, A., Maddison, C. J., Guez, A., Sifre, L., van den Driessche, G., . . . Hassabis, D. (2016). Mastering the game of Go with deep neural networks and tree search. Nature, 529, 484. Retrieved from https://doi.org/10.1038/nature16961. doi:10.1038/nature16961</w:t>
      </w:r>
    </w:p>
    <w:p w14:paraId="0DF42CA1" w14:textId="77777777" w:rsidR="00690BEB" w:rsidRPr="00844D9A" w:rsidRDefault="00690BEB" w:rsidP="00844D9A">
      <w:pPr>
        <w:pStyle w:val="NormalWeb"/>
        <w:tabs>
          <w:tab w:val="left" w:pos="709"/>
        </w:tabs>
        <w:spacing w:line="480" w:lineRule="auto"/>
        <w:ind w:firstLine="709"/>
        <w:rPr>
          <w:highlight w:val="yellow"/>
        </w:rPr>
      </w:pPr>
      <w:r w:rsidRPr="00844D9A">
        <w:t xml:space="preserve">Sturtevant, N. R., Felner, A., &amp; Helmert, M. (2014). Exploiting the Rubik's Cube 12-Edge PDB by Combining Partial Pattern Databases and Bloom Filters. </w:t>
      </w:r>
      <w:hyperlink r:id="rId35" w:history="1">
        <w:r w:rsidRPr="00844D9A">
          <w:rPr>
            <w:rStyle w:val="Hyperlink"/>
            <w:color w:val="auto"/>
            <w:u w:val="none"/>
          </w:rPr>
          <w:t>http://www.aaai.org/ocs/index.php/SOCS/SOCS14/paper/view/8942</w:t>
        </w:r>
      </w:hyperlink>
      <w:r w:rsidRPr="00844D9A">
        <w:rPr>
          <w:highlight w:val="yellow"/>
        </w:rPr>
        <w:t xml:space="preserve"> </w:t>
      </w:r>
    </w:p>
    <w:p w14:paraId="6B60CBFE"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color w:val="1A1A1A"/>
          <w:lang w:val="en-US"/>
        </w:rPr>
        <w:t>Troy Fine &amp; Boris Gorshenev, (2018)</w:t>
      </w:r>
      <w:r w:rsidRPr="00844D9A">
        <w:rPr>
          <w:rFonts w:ascii="Times New Roman" w:hAnsi="Times New Roman" w:cs="Times New Roman"/>
          <w:color w:val="1A1A1A"/>
        </w:rPr>
        <w:t xml:space="preserve">. </w:t>
      </w:r>
      <w:r w:rsidRPr="00844D9A">
        <w:rPr>
          <w:rFonts w:ascii="Times New Roman" w:hAnsi="Times New Roman" w:cs="Times New Roman"/>
          <w:color w:val="000000"/>
          <w:lang w:val="en-US"/>
        </w:rPr>
        <w:t>Progress Report</w:t>
      </w:r>
      <w:r w:rsidRPr="00844D9A">
        <w:rPr>
          <w:rFonts w:ascii="Times New Roman" w:hAnsi="Times New Roman" w:cs="Times New Roman"/>
          <w:color w:val="000000"/>
        </w:rPr>
        <w:t xml:space="preserve"> Rubik’s Cube, </w:t>
      </w:r>
      <w:r w:rsidRPr="00844D9A">
        <w:rPr>
          <w:rFonts w:ascii="Times New Roman" w:hAnsi="Times New Roman" w:cs="Times New Roman"/>
          <w:color w:val="000000"/>
          <w:lang w:val="en-US"/>
        </w:rPr>
        <w:t>CMPS 140</w:t>
      </w:r>
    </w:p>
    <w:p w14:paraId="7B7EAF41" w14:textId="77777777" w:rsidR="00690BEB" w:rsidRPr="00844D9A" w:rsidRDefault="00690BEB" w:rsidP="00844D9A">
      <w:pPr>
        <w:tabs>
          <w:tab w:val="left" w:pos="709"/>
        </w:tabs>
        <w:autoSpaceDE w:val="0"/>
        <w:autoSpaceDN w:val="0"/>
        <w:adjustRightInd w:val="0"/>
        <w:spacing w:line="480" w:lineRule="auto"/>
        <w:ind w:firstLine="709"/>
        <w:jc w:val="both"/>
        <w:rPr>
          <w:rFonts w:ascii="Times New Roman" w:hAnsi="Times New Roman" w:cs="Times New Roman"/>
          <w:color w:val="000000"/>
          <w:lang w:val="en-US"/>
        </w:rPr>
      </w:pPr>
      <w:r w:rsidRPr="00844D9A">
        <w:rPr>
          <w:rFonts w:ascii="Times New Roman" w:hAnsi="Times New Roman" w:cs="Times New Roman"/>
          <w:color w:val="000000"/>
          <w:lang w:val="en-US"/>
        </w:rPr>
        <w:t xml:space="preserve">Weisstein (2019), Eric W. "NP-Hard Problem." From MathWorld--A Wolfram Web Resource. http://mathworld.wolfram.com/NP-HardProblem.html </w:t>
      </w:r>
    </w:p>
    <w:p w14:paraId="2FAC5972" w14:textId="77777777" w:rsidR="00A00E86" w:rsidRPr="00844D9A" w:rsidRDefault="00A00E86" w:rsidP="00844D9A">
      <w:pPr>
        <w:pStyle w:val="NormalWeb"/>
        <w:spacing w:line="480" w:lineRule="auto"/>
        <w:jc w:val="both"/>
      </w:pPr>
    </w:p>
    <w:sectPr w:rsidR="00A00E86" w:rsidRPr="00844D9A" w:rsidSect="009F6F6E">
      <w:headerReference w:type="default" r:id="rId36"/>
      <w:type w:val="continuous"/>
      <w:pgSz w:w="12240" w:h="15840"/>
      <w:pgMar w:top="1134" w:right="1134" w:bottom="1134" w:left="226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8221A" w14:textId="77777777" w:rsidR="00F47DE0" w:rsidRDefault="00F47DE0" w:rsidP="009E694F">
      <w:r>
        <w:separator/>
      </w:r>
    </w:p>
  </w:endnote>
  <w:endnote w:type="continuationSeparator" w:id="0">
    <w:p w14:paraId="447655A4" w14:textId="77777777" w:rsidR="00F47DE0" w:rsidRDefault="00F47DE0" w:rsidP="009E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00"/>
    <w:family w:val="auto"/>
    <w:pitch w:val="variable"/>
    <w:sig w:usb0="E0002A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3764209"/>
      <w:docPartObj>
        <w:docPartGallery w:val="Page Numbers (Bottom of Page)"/>
        <w:docPartUnique/>
      </w:docPartObj>
    </w:sdtPr>
    <w:sdtEndPr>
      <w:rPr>
        <w:rStyle w:val="PageNumber"/>
      </w:rPr>
    </w:sdtEndPr>
    <w:sdtContent>
      <w:p w14:paraId="73E58DB6" w14:textId="1D148E51" w:rsidR="00E93686" w:rsidRDefault="00E93686" w:rsidP="00322F4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69217560"/>
      <w:docPartObj>
        <w:docPartGallery w:val="Page Numbers (Bottom of Page)"/>
        <w:docPartUnique/>
      </w:docPartObj>
    </w:sdtPr>
    <w:sdtEndPr>
      <w:rPr>
        <w:rStyle w:val="PageNumber"/>
      </w:rPr>
    </w:sdtEndPr>
    <w:sdtContent>
      <w:p w14:paraId="606CD10F" w14:textId="2BC16B9F" w:rsidR="00E93686" w:rsidRDefault="00E93686" w:rsidP="00322F47">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BAFC46" w14:textId="77777777" w:rsidR="00E93686" w:rsidRDefault="00E93686" w:rsidP="00704E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9050883"/>
      <w:docPartObj>
        <w:docPartGallery w:val="Page Numbers (Bottom of Page)"/>
        <w:docPartUnique/>
      </w:docPartObj>
    </w:sdtPr>
    <w:sdtEndPr>
      <w:rPr>
        <w:rStyle w:val="PageNumber"/>
      </w:rPr>
    </w:sdtEndPr>
    <w:sdtContent>
      <w:p w14:paraId="6B861425" w14:textId="5E306E41" w:rsidR="00E93686" w:rsidRDefault="00E93686"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C0D13C" w14:textId="76B2D983" w:rsidR="00E93686" w:rsidRDefault="00E93686" w:rsidP="00F53612">
    <w:pPr>
      <w:pStyle w:val="Footer"/>
      <w:tabs>
        <w:tab w:val="left" w:pos="2044"/>
      </w:tabs>
      <w:spacing w:after="240"/>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9AA71" w14:textId="77777777" w:rsidR="00E93686" w:rsidRDefault="00E93686" w:rsidP="007622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4379614"/>
      <w:docPartObj>
        <w:docPartGallery w:val="Page Numbers (Bottom of Page)"/>
        <w:docPartUnique/>
      </w:docPartObj>
    </w:sdtPr>
    <w:sdtEndPr>
      <w:rPr>
        <w:rStyle w:val="PageNumber"/>
      </w:rPr>
    </w:sdtEndPr>
    <w:sdtContent>
      <w:p w14:paraId="2CC73CFF" w14:textId="7E5D4390" w:rsidR="00E93686" w:rsidRDefault="00E93686" w:rsidP="009F6F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BC4F2" w14:textId="77777777" w:rsidR="00E93686" w:rsidRDefault="00E93686" w:rsidP="007947D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3165"/>
      <w:docPartObj>
        <w:docPartGallery w:val="Page Numbers (Bottom of Page)"/>
        <w:docPartUnique/>
      </w:docPartObj>
    </w:sdtPr>
    <w:sdtEndPr>
      <w:rPr>
        <w:rStyle w:val="PageNumber"/>
      </w:rPr>
    </w:sdtEndPr>
    <w:sdtContent>
      <w:p w14:paraId="7ADA939D" w14:textId="77E00187" w:rsidR="00E93686" w:rsidRDefault="00E93686" w:rsidP="009D59A3">
        <w:pPr>
          <w:pStyle w:val="Footer"/>
          <w:framePr w:wrap="notBesid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sdtContent>
  </w:sdt>
  <w:p w14:paraId="6C521E31" w14:textId="77777777" w:rsidR="00E93686" w:rsidRDefault="00E93686" w:rsidP="003D6455">
    <w:pPr>
      <w:ind w:right="360"/>
    </w:pPr>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4151912"/>
      <w:docPartObj>
        <w:docPartGallery w:val="Page Numbers (Bottom of Page)"/>
        <w:docPartUnique/>
      </w:docPartObj>
    </w:sdtPr>
    <w:sdtEndPr>
      <w:rPr>
        <w:rStyle w:val="PageNumber"/>
      </w:rPr>
    </w:sdtEndPr>
    <w:sdtContent>
      <w:p w14:paraId="4F1D6CB0" w14:textId="5EEC3079" w:rsidR="00E93686" w:rsidRDefault="00E93686" w:rsidP="009113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71DCEC17" w14:textId="77777777" w:rsidR="00E93686" w:rsidRDefault="00E93686" w:rsidP="00542C5C">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95770775"/>
      <w:docPartObj>
        <w:docPartGallery w:val="Page Numbers (Bottom of Page)"/>
        <w:docPartUnique/>
      </w:docPartObj>
    </w:sdtPr>
    <w:sdtEndPr>
      <w:rPr>
        <w:rStyle w:val="PageNumber"/>
      </w:rPr>
    </w:sdtEndPr>
    <w:sdtContent>
      <w:p w14:paraId="3C34980A" w14:textId="64922701" w:rsidR="00E93686" w:rsidRPr="00AF0B53" w:rsidRDefault="00E93686" w:rsidP="001370A6">
        <w:pPr>
          <w:pStyle w:val="Footer"/>
          <w:framePr w:wrap="none" w:vAnchor="text" w:hAnchor="margin" w:xAlign="right" w:y="1"/>
          <w:rPr>
            <w:rStyle w:val="PageNumber"/>
            <w:rFonts w:ascii="Times New Roman" w:hAnsi="Times New Roman" w:cs="Times New Roman"/>
          </w:rPr>
        </w:pPr>
        <w:r w:rsidRPr="00AF0B53">
          <w:rPr>
            <w:rStyle w:val="PageNumber"/>
            <w:rFonts w:ascii="Times New Roman" w:hAnsi="Times New Roman" w:cs="Times New Roman"/>
          </w:rPr>
          <w:fldChar w:fldCharType="begin"/>
        </w:r>
        <w:r w:rsidRPr="00AF0B53">
          <w:rPr>
            <w:rStyle w:val="PageNumber"/>
            <w:rFonts w:ascii="Times New Roman" w:hAnsi="Times New Roman" w:cs="Times New Roman"/>
          </w:rPr>
          <w:instrText xml:space="preserve"> PAGE </w:instrText>
        </w:r>
        <w:r w:rsidRPr="00AF0B53">
          <w:rPr>
            <w:rStyle w:val="PageNumber"/>
            <w:rFonts w:ascii="Times New Roman" w:hAnsi="Times New Roman" w:cs="Times New Roman"/>
          </w:rPr>
          <w:fldChar w:fldCharType="separate"/>
        </w:r>
        <w:r w:rsidRPr="00AF0B53">
          <w:rPr>
            <w:rStyle w:val="PageNumber"/>
            <w:rFonts w:ascii="Times New Roman" w:hAnsi="Times New Roman" w:cs="Times New Roman"/>
            <w:noProof/>
          </w:rPr>
          <w:t>16</w:t>
        </w:r>
        <w:r w:rsidRPr="00AF0B53">
          <w:rPr>
            <w:rStyle w:val="PageNumber"/>
            <w:rFonts w:ascii="Times New Roman" w:hAnsi="Times New Roman" w:cs="Times New Roman"/>
          </w:rPr>
          <w:fldChar w:fldCharType="end"/>
        </w:r>
      </w:p>
    </w:sdtContent>
  </w:sdt>
  <w:p w14:paraId="13A3BFB1" w14:textId="77777777" w:rsidR="00E93686" w:rsidRDefault="00E93686" w:rsidP="009F6F6E">
    <w:pPr>
      <w:ind w:right="360"/>
    </w:pPr>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6D123" w14:textId="77777777" w:rsidR="00F47DE0" w:rsidRDefault="00F47DE0" w:rsidP="009E694F">
      <w:r>
        <w:separator/>
      </w:r>
    </w:p>
  </w:footnote>
  <w:footnote w:type="continuationSeparator" w:id="0">
    <w:p w14:paraId="27512D9F" w14:textId="77777777" w:rsidR="00F47DE0" w:rsidRDefault="00F47DE0" w:rsidP="009E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C4AEF" w14:textId="77777777" w:rsidR="00E93686" w:rsidRDefault="00E936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EBD51" w14:textId="77777777" w:rsidR="00E93686" w:rsidRDefault="00E93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F13"/>
    <w:multiLevelType w:val="hybridMultilevel"/>
    <w:tmpl w:val="B8C4B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1747A"/>
    <w:multiLevelType w:val="hybridMultilevel"/>
    <w:tmpl w:val="8D46403C"/>
    <w:lvl w:ilvl="0" w:tplc="80A251D0">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3B2F3A"/>
    <w:multiLevelType w:val="multilevel"/>
    <w:tmpl w:val="119E3E0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3754A61"/>
    <w:multiLevelType w:val="multilevel"/>
    <w:tmpl w:val="F45276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2.%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B44CCC"/>
    <w:multiLevelType w:val="multilevel"/>
    <w:tmpl w:val="ED7E984A"/>
    <w:lvl w:ilvl="0">
      <w:start w:val="2"/>
      <w:numFmt w:val="decimal"/>
      <w:lvlText w:val="%1."/>
      <w:lvlJc w:val="left"/>
      <w:pPr>
        <w:ind w:left="720" w:hanging="360"/>
      </w:pPr>
      <w:rPr>
        <w:rFonts w:hint="default"/>
      </w:rPr>
    </w:lvl>
    <w:lvl w:ilvl="1">
      <w:start w:val="2"/>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0B07DF"/>
    <w:multiLevelType w:val="hybridMultilevel"/>
    <w:tmpl w:val="712E4EE0"/>
    <w:lvl w:ilvl="0" w:tplc="DB1667CA">
      <w:start w:val="2"/>
      <w:numFmt w:val="none"/>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C4F31"/>
    <w:multiLevelType w:val="hybridMultilevel"/>
    <w:tmpl w:val="408A77B8"/>
    <w:lvl w:ilvl="0" w:tplc="3CB2EFFC">
      <w:start w:val="1"/>
      <w:numFmt w:val="decimal"/>
      <w:pStyle w:val="Heading9"/>
      <w:lvlText w:val="3.3.%1"/>
      <w:lvlJc w:val="right"/>
      <w:pPr>
        <w:ind w:left="1455" w:hanging="1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4090019" w:tentative="1">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093269AA"/>
    <w:multiLevelType w:val="hybridMultilevel"/>
    <w:tmpl w:val="B7E0ACAC"/>
    <w:lvl w:ilvl="0" w:tplc="C20496C6">
      <w:start w:val="1"/>
      <w:numFmt w:val="decimal"/>
      <w:pStyle w:val="Heading8"/>
      <w:lvlText w:val="3.2.1.%1"/>
      <w:lvlJc w:val="right"/>
      <w:pPr>
        <w:ind w:left="7977" w:hanging="180"/>
      </w:pPr>
      <w:rPr>
        <w:rFonts w:hint="default"/>
      </w:r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8" w15:restartNumberingAfterBreak="0">
    <w:nsid w:val="09F07E39"/>
    <w:multiLevelType w:val="hybridMultilevel"/>
    <w:tmpl w:val="CC649928"/>
    <w:lvl w:ilvl="0" w:tplc="BF8E3D24">
      <w:start w:val="2"/>
      <w:numFmt w:val="none"/>
      <w:lvlText w:val="5.2"/>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15:restartNumberingAfterBreak="0">
    <w:nsid w:val="0C0C523C"/>
    <w:multiLevelType w:val="multilevel"/>
    <w:tmpl w:val="D276B48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1"/>
      <w:lvlJc w:val="right"/>
      <w:pPr>
        <w:ind w:left="1315" w:hanging="1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CD570CF"/>
    <w:multiLevelType w:val="hybridMultilevel"/>
    <w:tmpl w:val="0958CA8E"/>
    <w:lvl w:ilvl="0" w:tplc="B40002DC">
      <w:start w:val="2"/>
      <w:numFmt w:val="none"/>
      <w:lvlText w:val="5.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F02A4"/>
    <w:multiLevelType w:val="hybridMultilevel"/>
    <w:tmpl w:val="3F7A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850FD"/>
    <w:multiLevelType w:val="hybridMultilevel"/>
    <w:tmpl w:val="7CA8D5A0"/>
    <w:lvl w:ilvl="0" w:tplc="B4D042A4">
      <w:start w:val="1"/>
      <w:numFmt w:val="none"/>
      <w:lvlText w:val="3.2.1.1.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72EA11FE">
      <w:start w:val="1"/>
      <w:numFmt w:val="none"/>
      <w:lvlText w:val="3.2.1.1.1"/>
      <w:lvlJc w:val="right"/>
      <w:pPr>
        <w:ind w:left="1315"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CD1B56"/>
    <w:multiLevelType w:val="hybridMultilevel"/>
    <w:tmpl w:val="8EC215CE"/>
    <w:lvl w:ilvl="0" w:tplc="C8AC21AA">
      <w:start w:val="1"/>
      <w:numFmt w:val="none"/>
      <w:lvlText w:val="3.2.1.1.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644ACD"/>
    <w:multiLevelType w:val="multilevel"/>
    <w:tmpl w:val="20E8A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1.1"/>
      <w:lvlJc w:val="right"/>
      <w:pPr>
        <w:ind w:left="1457" w:hanging="1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7EC751D"/>
    <w:multiLevelType w:val="hybridMultilevel"/>
    <w:tmpl w:val="7A28DF90"/>
    <w:lvl w:ilvl="0" w:tplc="E5E4F9F8">
      <w:start w:val="2"/>
      <w:numFmt w:val="non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703484"/>
    <w:multiLevelType w:val="hybridMultilevel"/>
    <w:tmpl w:val="C46CE76A"/>
    <w:lvl w:ilvl="0" w:tplc="B1E060E2">
      <w:start w:val="1"/>
      <w:numFmt w:val="none"/>
      <w:lvlText w:val="4.2.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F357B5"/>
    <w:multiLevelType w:val="hybridMultilevel"/>
    <w:tmpl w:val="E7C4F1E2"/>
    <w:lvl w:ilvl="0" w:tplc="DB6EB4E4">
      <w:start w:val="1"/>
      <w:numFmt w:val="none"/>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1F868B7"/>
    <w:multiLevelType w:val="hybridMultilevel"/>
    <w:tmpl w:val="A858CE88"/>
    <w:lvl w:ilvl="0" w:tplc="4DA8783A">
      <w:start w:val="2"/>
      <w:numFmt w:val="none"/>
      <w:lvlText w:val="4.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074E4"/>
    <w:multiLevelType w:val="hybridMultilevel"/>
    <w:tmpl w:val="84D2F9CA"/>
    <w:lvl w:ilvl="0" w:tplc="6CAA4AA0">
      <w:start w:val="1"/>
      <w:numFmt w:val="none"/>
      <w:lvlText w:val="3.3.2.1"/>
      <w:lvlJc w:val="left"/>
      <w:pPr>
        <w:ind w:left="177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254C1FE2">
      <w:start w:val="1"/>
      <w:numFmt w:val="none"/>
      <w:lvlText w:val="3.3.2.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203ECA"/>
    <w:multiLevelType w:val="hybridMultilevel"/>
    <w:tmpl w:val="11961126"/>
    <w:lvl w:ilvl="0" w:tplc="BFB871B2">
      <w:start w:val="1"/>
      <w:numFmt w:val="non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A22EBD"/>
    <w:multiLevelType w:val="hybridMultilevel"/>
    <w:tmpl w:val="83C81FF8"/>
    <w:lvl w:ilvl="0" w:tplc="908E4250">
      <w:start w:val="1"/>
      <w:numFmt w:val="none"/>
      <w:lvlText w:val="3.3.1.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5A20F9"/>
    <w:multiLevelType w:val="hybridMultilevel"/>
    <w:tmpl w:val="6EAC5C48"/>
    <w:lvl w:ilvl="0" w:tplc="5C023374">
      <w:start w:val="1"/>
      <w:numFmt w:val="none"/>
      <w:lvlText w:val="3.2.1.2.1"/>
      <w:lvlJc w:val="left"/>
      <w:pPr>
        <w:ind w:left="2869"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A651B8"/>
    <w:multiLevelType w:val="hybridMultilevel"/>
    <w:tmpl w:val="A7A01B2E"/>
    <w:lvl w:ilvl="0" w:tplc="A396500C">
      <w:start w:val="1"/>
      <w:numFmt w:val="none"/>
      <w:lvlText w:val="3.3.2.2"/>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1D645D"/>
    <w:multiLevelType w:val="multilevel"/>
    <w:tmpl w:val="69EAB070"/>
    <w:lvl w:ilvl="0">
      <w:start w:val="2"/>
      <w:numFmt w:val="decimal"/>
      <w:lvlText w:val="%1."/>
      <w:lvlJc w:val="left"/>
      <w:pPr>
        <w:ind w:left="720" w:hanging="360"/>
      </w:pPr>
      <w:rPr>
        <w:rFonts w:hint="default"/>
      </w:rPr>
    </w:lvl>
    <w:lvl w:ilvl="1">
      <w:start w:val="3"/>
      <w:numFmt w:val="decimal"/>
      <w:lvlText w:val="%2.1"/>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BF2754F"/>
    <w:multiLevelType w:val="hybridMultilevel"/>
    <w:tmpl w:val="44D049EC"/>
    <w:lvl w:ilvl="0" w:tplc="026C4250">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051BFE"/>
    <w:multiLevelType w:val="hybridMultilevel"/>
    <w:tmpl w:val="4306BE2C"/>
    <w:lvl w:ilvl="0" w:tplc="396EBDE4">
      <w:start w:val="1"/>
      <w:numFmt w:val="none"/>
      <w:lvlText w:val="3.2.1.1.2"/>
      <w:lvlJc w:val="right"/>
      <w:pPr>
        <w:ind w:left="1315"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8252E630">
      <w:start w:val="1"/>
      <w:numFmt w:val="none"/>
      <w:lvlText w:val="3.2.1.2.1"/>
      <w:lvlJc w:val="right"/>
      <w:pPr>
        <w:ind w:left="1882" w:hanging="180"/>
      </w:pPr>
      <w:rPr>
        <w:rFonts w:hint="default"/>
      </w:r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761321"/>
    <w:multiLevelType w:val="hybridMultilevel"/>
    <w:tmpl w:val="F4E49616"/>
    <w:lvl w:ilvl="0" w:tplc="C4B60EBA">
      <w:start w:val="1"/>
      <w:numFmt w:val="none"/>
      <w:lvlText w:val="1.5"/>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1162749"/>
    <w:multiLevelType w:val="multilevel"/>
    <w:tmpl w:val="91804A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2073562"/>
    <w:multiLevelType w:val="hybridMultilevel"/>
    <w:tmpl w:val="4F0CCFAA"/>
    <w:lvl w:ilvl="0" w:tplc="40BE171A">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71411B7"/>
    <w:multiLevelType w:val="hybridMultilevel"/>
    <w:tmpl w:val="BF3E6128"/>
    <w:lvl w:ilvl="0" w:tplc="67C2D4EA">
      <w:start w:val="2"/>
      <w:numFmt w:val="none"/>
      <w:lvlText w:val="5.3"/>
      <w:lvlJc w:val="left"/>
      <w:pPr>
        <w:ind w:left="928" w:hanging="360"/>
      </w:pPr>
      <w:rPr>
        <w:rFonts w:hint="default"/>
      </w:r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32" w15:restartNumberingAfterBreak="0">
    <w:nsid w:val="484A15C4"/>
    <w:multiLevelType w:val="hybridMultilevel"/>
    <w:tmpl w:val="71A2D3CA"/>
    <w:lvl w:ilvl="0" w:tplc="F8C8DD6A">
      <w:start w:val="1"/>
      <w:numFmt w:val="decimal"/>
      <w:lvlText w:val="%1.8"/>
      <w:lvlJc w:val="left"/>
      <w:pPr>
        <w:ind w:left="78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3" w15:restartNumberingAfterBreak="0">
    <w:nsid w:val="49EA5810"/>
    <w:multiLevelType w:val="hybridMultilevel"/>
    <w:tmpl w:val="3CA4D7FC"/>
    <w:lvl w:ilvl="0" w:tplc="4CC6A918">
      <w:start w:val="1"/>
      <w:numFmt w:val="none"/>
      <w:lvlText w:val="3.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DC0BAC"/>
    <w:multiLevelType w:val="hybridMultilevel"/>
    <w:tmpl w:val="55146A16"/>
    <w:lvl w:ilvl="0" w:tplc="17126F42">
      <w:start w:val="1"/>
      <w:numFmt w:val="none"/>
      <w:lvlText w:val="3.3.1.1"/>
      <w:lvlJc w:val="right"/>
      <w:pPr>
        <w:ind w:left="1609"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772E7E00">
      <w:start w:val="1"/>
      <w:numFmt w:val="none"/>
      <w:lvlText w:val="3.3.1.1"/>
      <w:lvlJc w:val="left"/>
      <w:pPr>
        <w:ind w:left="107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C023AF1"/>
    <w:multiLevelType w:val="hybridMultilevel"/>
    <w:tmpl w:val="B66AB410"/>
    <w:lvl w:ilvl="0" w:tplc="45D8F2D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53111"/>
    <w:multiLevelType w:val="hybridMultilevel"/>
    <w:tmpl w:val="30B4B33C"/>
    <w:lvl w:ilvl="0" w:tplc="09CE7E9C">
      <w:start w:val="1"/>
      <w:numFmt w:val="none"/>
      <w:lvlText w:val="4.2.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DB3F46"/>
    <w:multiLevelType w:val="hybridMultilevel"/>
    <w:tmpl w:val="5AF24B7C"/>
    <w:lvl w:ilvl="0" w:tplc="F81043E2">
      <w:start w:val="1"/>
      <w:numFmt w:val="none"/>
      <w:lvlText w:val="3.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36C0BF1"/>
    <w:multiLevelType w:val="multilevel"/>
    <w:tmpl w:val="6AF26706"/>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isLgl/>
      <w:lvlText w:val="3.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3F947A1"/>
    <w:multiLevelType w:val="hybridMultilevel"/>
    <w:tmpl w:val="7F7C2D02"/>
    <w:lvl w:ilvl="0" w:tplc="0CDA78E0">
      <w:start w:val="1"/>
      <w:numFmt w:val="upperRoman"/>
      <w:lvlText w:val="%1."/>
      <w:lvlJc w:val="righ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4382D1C"/>
    <w:multiLevelType w:val="hybridMultilevel"/>
    <w:tmpl w:val="6A5234A8"/>
    <w:lvl w:ilvl="0" w:tplc="FBE044F4">
      <w:start w:val="1"/>
      <w:numFmt w:val="none"/>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69430CD"/>
    <w:multiLevelType w:val="multilevel"/>
    <w:tmpl w:val="23BEAF10"/>
    <w:lvl w:ilvl="0">
      <w:start w:val="2"/>
      <w:numFmt w:val="decimal"/>
      <w:lvlText w:val="%1."/>
      <w:lvlJc w:val="left"/>
      <w:pPr>
        <w:ind w:left="720" w:hanging="360"/>
      </w:pPr>
      <w:rPr>
        <w:rFonts w:hint="default"/>
      </w:rPr>
    </w:lvl>
    <w:lvl w:ilvl="1">
      <w:start w:val="3"/>
      <w:numFmt w:val="decimal"/>
      <w:lvlText w:val="%2.2"/>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3.3.2"/>
      <w:lvlJc w:val="left"/>
      <w:pPr>
        <w:ind w:left="107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B0F0981"/>
    <w:multiLevelType w:val="hybridMultilevel"/>
    <w:tmpl w:val="A45E20CA"/>
    <w:lvl w:ilvl="0" w:tplc="DCBA5D18">
      <w:start w:val="1"/>
      <w:numFmt w:val="none"/>
      <w:lvlText w:val="1.4"/>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C5A3DF7"/>
    <w:multiLevelType w:val="hybridMultilevel"/>
    <w:tmpl w:val="3826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88218A"/>
    <w:multiLevelType w:val="hybridMultilevel"/>
    <w:tmpl w:val="CE10B9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5CC00789"/>
    <w:multiLevelType w:val="hybridMultilevel"/>
    <w:tmpl w:val="0610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860BC6"/>
    <w:multiLevelType w:val="hybridMultilevel"/>
    <w:tmpl w:val="87FC585C"/>
    <w:lvl w:ilvl="0" w:tplc="24123B9E">
      <w:start w:val="1"/>
      <w:numFmt w:val="none"/>
      <w:lvlText w:val="3.2.1.2"/>
      <w:lvlJc w:val="left"/>
      <w:pPr>
        <w:ind w:left="1429"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2CE47B3"/>
    <w:multiLevelType w:val="hybridMultilevel"/>
    <w:tmpl w:val="9AD2E0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62E70D71"/>
    <w:multiLevelType w:val="hybridMultilevel"/>
    <w:tmpl w:val="A290D844"/>
    <w:lvl w:ilvl="0" w:tplc="41DABB58">
      <w:start w:val="1"/>
      <w:numFmt w:val="none"/>
      <w:lvlText w:val="3.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8D6C6E"/>
    <w:multiLevelType w:val="hybridMultilevel"/>
    <w:tmpl w:val="6D5E328C"/>
    <w:lvl w:ilvl="0" w:tplc="9550C23E">
      <w:start w:val="2"/>
      <w:numFmt w:val="none"/>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4056B31"/>
    <w:multiLevelType w:val="multilevel"/>
    <w:tmpl w:val="5D028A44"/>
    <w:lvl w:ilvl="0">
      <w:start w:val="1"/>
      <w:numFmt w:val="decimal"/>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val="0"/>
        <w:color w:val="000000" w:themeColor="text1"/>
      </w:rPr>
    </w:lvl>
    <w:lvl w:ilvl="2">
      <w:start w:val="1"/>
      <w:numFmt w:val="decimal"/>
      <w:lvlText w:val="2.1.%3"/>
      <w:lvlJc w:val="left"/>
      <w:pPr>
        <w:ind w:left="1080" w:hanging="360"/>
      </w:pPr>
      <w:rPr>
        <w:rFonts w:hint="default"/>
        <w:b/>
        <w:color w:val="000000" w:themeColor="text1"/>
      </w:rPr>
    </w:lvl>
    <w:lvl w:ilvl="3">
      <w:start w:val="1"/>
      <w:numFmt w:val="decimal"/>
      <w:lvlText w:val="%1.%2.%3.%4."/>
      <w:lvlJc w:val="left"/>
      <w:pPr>
        <w:ind w:left="1728" w:hanging="648"/>
      </w:pPr>
      <w:rPr>
        <w:rFonts w:hint="default"/>
        <w:b w:val="0"/>
        <w:color w:val="000000" w:themeColor="text1"/>
      </w:rPr>
    </w:lvl>
    <w:lvl w:ilvl="4">
      <w:start w:val="1"/>
      <w:numFmt w:val="decimal"/>
      <w:lvlText w:val="%1.%2.%3.%4.%5."/>
      <w:lvlJc w:val="left"/>
      <w:pPr>
        <w:ind w:left="2232" w:hanging="792"/>
      </w:pPr>
      <w:rPr>
        <w:rFonts w:hint="default"/>
        <w:b w:val="0"/>
        <w:color w:val="000000" w:themeColor="text1"/>
      </w:rPr>
    </w:lvl>
    <w:lvl w:ilvl="5">
      <w:start w:val="1"/>
      <w:numFmt w:val="decimal"/>
      <w:lvlText w:val="%1.%2.%3.%4.%5.%6."/>
      <w:lvlJc w:val="left"/>
      <w:pPr>
        <w:ind w:left="2736" w:hanging="936"/>
      </w:pPr>
      <w:rPr>
        <w:rFonts w:hint="default"/>
        <w:b w:val="0"/>
        <w:color w:val="000000" w:themeColor="text1"/>
      </w:rPr>
    </w:lvl>
    <w:lvl w:ilvl="6">
      <w:start w:val="1"/>
      <w:numFmt w:val="decimal"/>
      <w:lvlText w:val="%1.%2.%3.%4.%5.%6.%7."/>
      <w:lvlJc w:val="left"/>
      <w:pPr>
        <w:ind w:left="3240" w:hanging="1080"/>
      </w:pPr>
      <w:rPr>
        <w:rFonts w:hint="default"/>
        <w:b w:val="0"/>
        <w:color w:val="000000" w:themeColor="text1"/>
      </w:rPr>
    </w:lvl>
    <w:lvl w:ilvl="7">
      <w:start w:val="1"/>
      <w:numFmt w:val="decimal"/>
      <w:lvlText w:val="%1.%2.%3.%4.%5.%6.%7.%8."/>
      <w:lvlJc w:val="left"/>
      <w:pPr>
        <w:ind w:left="3744" w:hanging="1224"/>
      </w:pPr>
      <w:rPr>
        <w:rFonts w:hint="default"/>
        <w:b w:val="0"/>
        <w:color w:val="000000" w:themeColor="text1"/>
      </w:rPr>
    </w:lvl>
    <w:lvl w:ilvl="8">
      <w:start w:val="1"/>
      <w:numFmt w:val="decimal"/>
      <w:lvlText w:val="%1.%2.%3.%4.%5.%6.%7.%8.%9."/>
      <w:lvlJc w:val="left"/>
      <w:pPr>
        <w:ind w:left="4320" w:hanging="1440"/>
      </w:pPr>
      <w:rPr>
        <w:rFonts w:hint="default"/>
        <w:b w:val="0"/>
        <w:color w:val="000000" w:themeColor="text1"/>
      </w:rPr>
    </w:lvl>
  </w:abstractNum>
  <w:abstractNum w:abstractNumId="51" w15:restartNumberingAfterBreak="0">
    <w:nsid w:val="64CA76EB"/>
    <w:multiLevelType w:val="hybridMultilevel"/>
    <w:tmpl w:val="B0B0D2DC"/>
    <w:lvl w:ilvl="0" w:tplc="23C81DC0">
      <w:start w:val="2"/>
      <w:numFmt w:val="none"/>
      <w:lvlText w:val="5.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2" w15:restartNumberingAfterBreak="0">
    <w:nsid w:val="668A00F5"/>
    <w:multiLevelType w:val="multilevel"/>
    <w:tmpl w:val="180867FA"/>
    <w:lvl w:ilvl="0">
      <w:start w:val="2"/>
      <w:numFmt w:val="decimal"/>
      <w:lvlText w:val="%1."/>
      <w:lvlJc w:val="left"/>
      <w:pPr>
        <w:ind w:left="720" w:hanging="360"/>
      </w:pPr>
      <w:rPr>
        <w:rFonts w:hint="default"/>
      </w:rPr>
    </w:lvl>
    <w:lvl w:ilvl="1">
      <w:start w:val="1"/>
      <w:numFmt w:val="none"/>
      <w:lvlRestart w:val="0"/>
      <w:pStyle w:val="Heading7"/>
      <w:isLgl/>
      <w:lvlText w:val="3.3"/>
      <w:lvlJc w:val="left"/>
      <w:pPr>
        <w:ind w:left="720" w:hanging="360"/>
      </w:pPr>
      <w:rPr>
        <w:rFonts w:hint="default"/>
      </w:rPr>
    </w:lvl>
    <w:lvl w:ilvl="2">
      <w:start w:val="1"/>
      <w:numFmt w:val="decimal"/>
      <w:lvlText w:val="3.2.%3"/>
      <w:lvlJc w:val="right"/>
      <w:pPr>
        <w:ind w:left="540" w:hanging="1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3.2.%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6B325AE"/>
    <w:multiLevelType w:val="hybridMultilevel"/>
    <w:tmpl w:val="5944DB56"/>
    <w:lvl w:ilvl="0" w:tplc="6738451C">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C512453"/>
    <w:multiLevelType w:val="hybridMultilevel"/>
    <w:tmpl w:val="59CC7FB2"/>
    <w:lvl w:ilvl="0" w:tplc="1DB29DA8">
      <w:start w:val="1"/>
      <w:numFmt w:val="none"/>
      <w:lvlText w:val="3.3.2.3"/>
      <w:lvlJc w:val="left"/>
      <w:pPr>
        <w:ind w:left="107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5213DC0"/>
    <w:multiLevelType w:val="hybridMultilevel"/>
    <w:tmpl w:val="79CC00E2"/>
    <w:lvl w:ilvl="0" w:tplc="6D04D24A">
      <w:start w:val="1"/>
      <w:numFmt w:val="none"/>
      <w:lvlText w:val="1.7"/>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86804AE"/>
    <w:multiLevelType w:val="hybridMultilevel"/>
    <w:tmpl w:val="32542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7"/>
  </w:num>
  <w:num w:numId="2">
    <w:abstractNumId w:val="52"/>
  </w:num>
  <w:num w:numId="3">
    <w:abstractNumId w:val="43"/>
  </w:num>
  <w:num w:numId="4">
    <w:abstractNumId w:val="11"/>
  </w:num>
  <w:num w:numId="5">
    <w:abstractNumId w:val="45"/>
  </w:num>
  <w:num w:numId="6">
    <w:abstractNumId w:val="13"/>
  </w:num>
  <w:num w:numId="7">
    <w:abstractNumId w:val="6"/>
  </w:num>
  <w:num w:numId="8">
    <w:abstractNumId w:val="7"/>
  </w:num>
  <w:num w:numId="9">
    <w:abstractNumId w:val="50"/>
  </w:num>
  <w:num w:numId="10">
    <w:abstractNumId w:val="4"/>
  </w:num>
  <w:num w:numId="11">
    <w:abstractNumId w:val="24"/>
  </w:num>
  <w:num w:numId="12">
    <w:abstractNumId w:val="2"/>
  </w:num>
  <w:num w:numId="13">
    <w:abstractNumId w:val="9"/>
  </w:num>
  <w:num w:numId="14">
    <w:abstractNumId w:val="14"/>
  </w:num>
  <w:num w:numId="15">
    <w:abstractNumId w:val="3"/>
  </w:num>
  <w:num w:numId="16">
    <w:abstractNumId w:val="38"/>
  </w:num>
  <w:num w:numId="17">
    <w:abstractNumId w:val="35"/>
  </w:num>
  <w:num w:numId="18">
    <w:abstractNumId w:val="39"/>
  </w:num>
  <w:num w:numId="19">
    <w:abstractNumId w:val="18"/>
  </w:num>
  <w:num w:numId="20">
    <w:abstractNumId w:val="15"/>
  </w:num>
  <w:num w:numId="21">
    <w:abstractNumId w:val="53"/>
  </w:num>
  <w:num w:numId="22">
    <w:abstractNumId w:val="26"/>
  </w:num>
  <w:num w:numId="23">
    <w:abstractNumId w:val="48"/>
  </w:num>
  <w:num w:numId="24">
    <w:abstractNumId w:val="20"/>
  </w:num>
  <w:num w:numId="25">
    <w:abstractNumId w:val="36"/>
  </w:num>
  <w:num w:numId="26">
    <w:abstractNumId w:val="0"/>
  </w:num>
  <w:num w:numId="27">
    <w:abstractNumId w:val="41"/>
  </w:num>
  <w:num w:numId="28">
    <w:abstractNumId w:val="51"/>
  </w:num>
  <w:num w:numId="29">
    <w:abstractNumId w:val="8"/>
  </w:num>
  <w:num w:numId="30">
    <w:abstractNumId w:val="32"/>
  </w:num>
  <w:num w:numId="31">
    <w:abstractNumId w:val="5"/>
  </w:num>
  <w:num w:numId="32">
    <w:abstractNumId w:val="10"/>
  </w:num>
  <w:num w:numId="33">
    <w:abstractNumId w:val="31"/>
  </w:num>
  <w:num w:numId="34">
    <w:abstractNumId w:val="56"/>
  </w:num>
  <w:num w:numId="35">
    <w:abstractNumId w:val="49"/>
  </w:num>
  <w:num w:numId="36">
    <w:abstractNumId w:val="16"/>
  </w:num>
  <w:num w:numId="37">
    <w:abstractNumId w:val="28"/>
  </w:num>
  <w:num w:numId="38">
    <w:abstractNumId w:val="42"/>
  </w:num>
  <w:num w:numId="39">
    <w:abstractNumId w:val="17"/>
  </w:num>
  <w:num w:numId="40">
    <w:abstractNumId w:val="55"/>
  </w:num>
  <w:num w:numId="41">
    <w:abstractNumId w:val="33"/>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0"/>
  </w:num>
  <w:num w:numId="51">
    <w:abstractNumId w:val="40"/>
  </w:num>
  <w:num w:numId="52">
    <w:abstractNumId w:val="37"/>
  </w:num>
  <w:num w:numId="53">
    <w:abstractNumId w:val="46"/>
  </w:num>
  <w:num w:numId="54">
    <w:abstractNumId w:val="22"/>
  </w:num>
  <w:num w:numId="55">
    <w:abstractNumId w:val="1"/>
  </w:num>
  <w:num w:numId="56">
    <w:abstractNumId w:val="12"/>
  </w:num>
  <w:num w:numId="57">
    <w:abstractNumId w:val="27"/>
  </w:num>
  <w:num w:numId="58">
    <w:abstractNumId w:val="34"/>
  </w:num>
  <w:num w:numId="59">
    <w:abstractNumId w:val="21"/>
  </w:num>
  <w:num w:numId="60">
    <w:abstractNumId w:val="19"/>
  </w:num>
  <w:num w:numId="61">
    <w:abstractNumId w:val="23"/>
  </w:num>
  <w:num w:numId="62">
    <w:abstractNumId w:val="54"/>
  </w:num>
  <w:num w:numId="63">
    <w:abstractNumId w:val="57"/>
  </w:num>
  <w:num w:numId="64">
    <w:abstractNumId w:val="25"/>
  </w:num>
  <w:num w:numId="65">
    <w:abstractNumId w:val="4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C3sDA2tTAzB5GWSjpKwanFxZn5eSAFhrUA/rQ3+iw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45955"/>
    <w:rsid w:val="000008A2"/>
    <w:rsid w:val="00000F62"/>
    <w:rsid w:val="00001466"/>
    <w:rsid w:val="00002854"/>
    <w:rsid w:val="00002C96"/>
    <w:rsid w:val="00002FB9"/>
    <w:rsid w:val="00003992"/>
    <w:rsid w:val="00005896"/>
    <w:rsid w:val="00006CD5"/>
    <w:rsid w:val="000105D0"/>
    <w:rsid w:val="00010AF5"/>
    <w:rsid w:val="00011083"/>
    <w:rsid w:val="0001143B"/>
    <w:rsid w:val="00011B31"/>
    <w:rsid w:val="0001241A"/>
    <w:rsid w:val="00012FB7"/>
    <w:rsid w:val="00015541"/>
    <w:rsid w:val="00015E27"/>
    <w:rsid w:val="0001601F"/>
    <w:rsid w:val="00020E6D"/>
    <w:rsid w:val="00020ED0"/>
    <w:rsid w:val="00020EFE"/>
    <w:rsid w:val="00021CD4"/>
    <w:rsid w:val="000234BE"/>
    <w:rsid w:val="000236D2"/>
    <w:rsid w:val="0002392B"/>
    <w:rsid w:val="000241A9"/>
    <w:rsid w:val="000250B9"/>
    <w:rsid w:val="00025311"/>
    <w:rsid w:val="000253B4"/>
    <w:rsid w:val="000268BF"/>
    <w:rsid w:val="00026941"/>
    <w:rsid w:val="00030516"/>
    <w:rsid w:val="00030977"/>
    <w:rsid w:val="00030EAF"/>
    <w:rsid w:val="00031BC5"/>
    <w:rsid w:val="00031EF7"/>
    <w:rsid w:val="000331CC"/>
    <w:rsid w:val="00034754"/>
    <w:rsid w:val="00034DDF"/>
    <w:rsid w:val="00034FFF"/>
    <w:rsid w:val="000365B3"/>
    <w:rsid w:val="0003738E"/>
    <w:rsid w:val="00037847"/>
    <w:rsid w:val="00037C6D"/>
    <w:rsid w:val="0004014E"/>
    <w:rsid w:val="000422F3"/>
    <w:rsid w:val="00043DEF"/>
    <w:rsid w:val="000449D3"/>
    <w:rsid w:val="000449D8"/>
    <w:rsid w:val="00050CCB"/>
    <w:rsid w:val="000510B1"/>
    <w:rsid w:val="00051B0E"/>
    <w:rsid w:val="00053634"/>
    <w:rsid w:val="00054579"/>
    <w:rsid w:val="00055DBE"/>
    <w:rsid w:val="00056332"/>
    <w:rsid w:val="00056EC2"/>
    <w:rsid w:val="0005799E"/>
    <w:rsid w:val="000605BF"/>
    <w:rsid w:val="000606E6"/>
    <w:rsid w:val="00060A61"/>
    <w:rsid w:val="00060FA4"/>
    <w:rsid w:val="000610D3"/>
    <w:rsid w:val="000610F8"/>
    <w:rsid w:val="0006149B"/>
    <w:rsid w:val="000615F1"/>
    <w:rsid w:val="000622E2"/>
    <w:rsid w:val="00062833"/>
    <w:rsid w:val="00062905"/>
    <w:rsid w:val="000630F4"/>
    <w:rsid w:val="00063C64"/>
    <w:rsid w:val="00063EAC"/>
    <w:rsid w:val="00065142"/>
    <w:rsid w:val="00067A0A"/>
    <w:rsid w:val="00070697"/>
    <w:rsid w:val="0007152A"/>
    <w:rsid w:val="0007263E"/>
    <w:rsid w:val="000728DF"/>
    <w:rsid w:val="00072B12"/>
    <w:rsid w:val="000734BB"/>
    <w:rsid w:val="00074FB2"/>
    <w:rsid w:val="00075F3B"/>
    <w:rsid w:val="0007724C"/>
    <w:rsid w:val="000805BE"/>
    <w:rsid w:val="000807BA"/>
    <w:rsid w:val="000809AE"/>
    <w:rsid w:val="00081042"/>
    <w:rsid w:val="00081312"/>
    <w:rsid w:val="000825F2"/>
    <w:rsid w:val="000826D9"/>
    <w:rsid w:val="00082CA9"/>
    <w:rsid w:val="0008374B"/>
    <w:rsid w:val="0008412B"/>
    <w:rsid w:val="00084A94"/>
    <w:rsid w:val="0008645D"/>
    <w:rsid w:val="000867B2"/>
    <w:rsid w:val="000923E3"/>
    <w:rsid w:val="00092D62"/>
    <w:rsid w:val="00093403"/>
    <w:rsid w:val="00095E7F"/>
    <w:rsid w:val="000A0F7F"/>
    <w:rsid w:val="000A1198"/>
    <w:rsid w:val="000A14FC"/>
    <w:rsid w:val="000A2847"/>
    <w:rsid w:val="000A3206"/>
    <w:rsid w:val="000A32C0"/>
    <w:rsid w:val="000A3337"/>
    <w:rsid w:val="000A3999"/>
    <w:rsid w:val="000A4FA7"/>
    <w:rsid w:val="000A6758"/>
    <w:rsid w:val="000A7B5E"/>
    <w:rsid w:val="000B436A"/>
    <w:rsid w:val="000B45DE"/>
    <w:rsid w:val="000B6056"/>
    <w:rsid w:val="000B63A7"/>
    <w:rsid w:val="000B63E9"/>
    <w:rsid w:val="000C068E"/>
    <w:rsid w:val="000C1244"/>
    <w:rsid w:val="000C13E8"/>
    <w:rsid w:val="000C1A8D"/>
    <w:rsid w:val="000C2706"/>
    <w:rsid w:val="000C2D7B"/>
    <w:rsid w:val="000C4499"/>
    <w:rsid w:val="000C4734"/>
    <w:rsid w:val="000C51C6"/>
    <w:rsid w:val="000C53AC"/>
    <w:rsid w:val="000C6A27"/>
    <w:rsid w:val="000C771C"/>
    <w:rsid w:val="000D212F"/>
    <w:rsid w:val="000D3647"/>
    <w:rsid w:val="000D457C"/>
    <w:rsid w:val="000D5D58"/>
    <w:rsid w:val="000D5D7D"/>
    <w:rsid w:val="000D5E6A"/>
    <w:rsid w:val="000E0286"/>
    <w:rsid w:val="000E0647"/>
    <w:rsid w:val="000E08C5"/>
    <w:rsid w:val="000E3D1F"/>
    <w:rsid w:val="000E3D7C"/>
    <w:rsid w:val="000E3EAA"/>
    <w:rsid w:val="000E3FD9"/>
    <w:rsid w:val="000E636A"/>
    <w:rsid w:val="000E728A"/>
    <w:rsid w:val="000F03FC"/>
    <w:rsid w:val="000F0B68"/>
    <w:rsid w:val="000F122B"/>
    <w:rsid w:val="000F2988"/>
    <w:rsid w:val="000F34F4"/>
    <w:rsid w:val="000F3521"/>
    <w:rsid w:val="000F4728"/>
    <w:rsid w:val="000F61BD"/>
    <w:rsid w:val="000F631E"/>
    <w:rsid w:val="000F7A59"/>
    <w:rsid w:val="001006ED"/>
    <w:rsid w:val="00100C23"/>
    <w:rsid w:val="00102B79"/>
    <w:rsid w:val="00103957"/>
    <w:rsid w:val="00106909"/>
    <w:rsid w:val="001073B8"/>
    <w:rsid w:val="00110703"/>
    <w:rsid w:val="00110A16"/>
    <w:rsid w:val="00114664"/>
    <w:rsid w:val="001162CB"/>
    <w:rsid w:val="00116B21"/>
    <w:rsid w:val="00116D86"/>
    <w:rsid w:val="0011709C"/>
    <w:rsid w:val="001210D4"/>
    <w:rsid w:val="001210FB"/>
    <w:rsid w:val="00122181"/>
    <w:rsid w:val="0012359D"/>
    <w:rsid w:val="00123896"/>
    <w:rsid w:val="00123D84"/>
    <w:rsid w:val="00124F1B"/>
    <w:rsid w:val="001250E7"/>
    <w:rsid w:val="00125185"/>
    <w:rsid w:val="00125DE2"/>
    <w:rsid w:val="001276CE"/>
    <w:rsid w:val="00130190"/>
    <w:rsid w:val="0013052E"/>
    <w:rsid w:val="00131478"/>
    <w:rsid w:val="00132964"/>
    <w:rsid w:val="00133159"/>
    <w:rsid w:val="0013369C"/>
    <w:rsid w:val="00135B81"/>
    <w:rsid w:val="00135C63"/>
    <w:rsid w:val="00135DBE"/>
    <w:rsid w:val="0013644D"/>
    <w:rsid w:val="001364F5"/>
    <w:rsid w:val="001370A6"/>
    <w:rsid w:val="001408FC"/>
    <w:rsid w:val="00140E4B"/>
    <w:rsid w:val="001422F2"/>
    <w:rsid w:val="00142356"/>
    <w:rsid w:val="001439D1"/>
    <w:rsid w:val="001454DA"/>
    <w:rsid w:val="0014704A"/>
    <w:rsid w:val="001503E4"/>
    <w:rsid w:val="00151740"/>
    <w:rsid w:val="00160018"/>
    <w:rsid w:val="001602B0"/>
    <w:rsid w:val="00160BB0"/>
    <w:rsid w:val="001611B3"/>
    <w:rsid w:val="001613AF"/>
    <w:rsid w:val="001626DE"/>
    <w:rsid w:val="001626E5"/>
    <w:rsid w:val="00162FCF"/>
    <w:rsid w:val="00163CA6"/>
    <w:rsid w:val="0016515D"/>
    <w:rsid w:val="00165B5C"/>
    <w:rsid w:val="00165D42"/>
    <w:rsid w:val="00166C0E"/>
    <w:rsid w:val="00166D32"/>
    <w:rsid w:val="00166D95"/>
    <w:rsid w:val="001676B7"/>
    <w:rsid w:val="00173536"/>
    <w:rsid w:val="0017397C"/>
    <w:rsid w:val="00174E0C"/>
    <w:rsid w:val="001764AC"/>
    <w:rsid w:val="00176711"/>
    <w:rsid w:val="0017719C"/>
    <w:rsid w:val="00177A54"/>
    <w:rsid w:val="00181018"/>
    <w:rsid w:val="00181B7C"/>
    <w:rsid w:val="0018361B"/>
    <w:rsid w:val="00184D8A"/>
    <w:rsid w:val="00185628"/>
    <w:rsid w:val="00186C3A"/>
    <w:rsid w:val="00187381"/>
    <w:rsid w:val="00187891"/>
    <w:rsid w:val="00190006"/>
    <w:rsid w:val="00190D20"/>
    <w:rsid w:val="00191B7E"/>
    <w:rsid w:val="00192E56"/>
    <w:rsid w:val="00193853"/>
    <w:rsid w:val="0019528D"/>
    <w:rsid w:val="00195796"/>
    <w:rsid w:val="00195C06"/>
    <w:rsid w:val="0019700D"/>
    <w:rsid w:val="001975FC"/>
    <w:rsid w:val="001A17AD"/>
    <w:rsid w:val="001A1E59"/>
    <w:rsid w:val="001A1FDC"/>
    <w:rsid w:val="001A2509"/>
    <w:rsid w:val="001A297D"/>
    <w:rsid w:val="001A3AB5"/>
    <w:rsid w:val="001A3F5F"/>
    <w:rsid w:val="001A41F0"/>
    <w:rsid w:val="001A45B7"/>
    <w:rsid w:val="001A5044"/>
    <w:rsid w:val="001A534F"/>
    <w:rsid w:val="001A63E1"/>
    <w:rsid w:val="001A66CD"/>
    <w:rsid w:val="001A7F78"/>
    <w:rsid w:val="001B0D50"/>
    <w:rsid w:val="001B20A0"/>
    <w:rsid w:val="001B3060"/>
    <w:rsid w:val="001B47BF"/>
    <w:rsid w:val="001B4878"/>
    <w:rsid w:val="001B493B"/>
    <w:rsid w:val="001B6002"/>
    <w:rsid w:val="001B702E"/>
    <w:rsid w:val="001C3951"/>
    <w:rsid w:val="001C4526"/>
    <w:rsid w:val="001C5B5D"/>
    <w:rsid w:val="001C5D4D"/>
    <w:rsid w:val="001C61DE"/>
    <w:rsid w:val="001C6930"/>
    <w:rsid w:val="001C7C85"/>
    <w:rsid w:val="001D1E80"/>
    <w:rsid w:val="001D2805"/>
    <w:rsid w:val="001D3571"/>
    <w:rsid w:val="001D3D22"/>
    <w:rsid w:val="001D4D5B"/>
    <w:rsid w:val="001D5ADB"/>
    <w:rsid w:val="001D69AD"/>
    <w:rsid w:val="001D6E3B"/>
    <w:rsid w:val="001D7465"/>
    <w:rsid w:val="001E3225"/>
    <w:rsid w:val="001E533F"/>
    <w:rsid w:val="001E53ED"/>
    <w:rsid w:val="001E5A8A"/>
    <w:rsid w:val="001E5F38"/>
    <w:rsid w:val="001E683E"/>
    <w:rsid w:val="001F1829"/>
    <w:rsid w:val="001F2257"/>
    <w:rsid w:val="001F30E7"/>
    <w:rsid w:val="001F3D93"/>
    <w:rsid w:val="001F3E62"/>
    <w:rsid w:val="001F44A0"/>
    <w:rsid w:val="001F4680"/>
    <w:rsid w:val="001F525D"/>
    <w:rsid w:val="001F551F"/>
    <w:rsid w:val="001F6244"/>
    <w:rsid w:val="0020481B"/>
    <w:rsid w:val="00205371"/>
    <w:rsid w:val="002055B1"/>
    <w:rsid w:val="002069B2"/>
    <w:rsid w:val="00206A10"/>
    <w:rsid w:val="00206B52"/>
    <w:rsid w:val="00207454"/>
    <w:rsid w:val="002105E6"/>
    <w:rsid w:val="00211817"/>
    <w:rsid w:val="0021263D"/>
    <w:rsid w:val="0021267C"/>
    <w:rsid w:val="0021291C"/>
    <w:rsid w:val="00213529"/>
    <w:rsid w:val="00213542"/>
    <w:rsid w:val="002142AC"/>
    <w:rsid w:val="00214603"/>
    <w:rsid w:val="002157B2"/>
    <w:rsid w:val="002158BB"/>
    <w:rsid w:val="00215DB5"/>
    <w:rsid w:val="0021636A"/>
    <w:rsid w:val="00217F59"/>
    <w:rsid w:val="00220D47"/>
    <w:rsid w:val="0022444E"/>
    <w:rsid w:val="002250E5"/>
    <w:rsid w:val="0022781C"/>
    <w:rsid w:val="002300CE"/>
    <w:rsid w:val="0023051B"/>
    <w:rsid w:val="0023113A"/>
    <w:rsid w:val="00232491"/>
    <w:rsid w:val="0023345C"/>
    <w:rsid w:val="00234277"/>
    <w:rsid w:val="00236424"/>
    <w:rsid w:val="002374C9"/>
    <w:rsid w:val="0024073F"/>
    <w:rsid w:val="00240ECE"/>
    <w:rsid w:val="00241747"/>
    <w:rsid w:val="00242842"/>
    <w:rsid w:val="00242E47"/>
    <w:rsid w:val="00243DF6"/>
    <w:rsid w:val="00245A0C"/>
    <w:rsid w:val="00245BF4"/>
    <w:rsid w:val="002469E6"/>
    <w:rsid w:val="0024714E"/>
    <w:rsid w:val="002479D1"/>
    <w:rsid w:val="002505BB"/>
    <w:rsid w:val="002511A5"/>
    <w:rsid w:val="00252B2F"/>
    <w:rsid w:val="00252CBA"/>
    <w:rsid w:val="00254598"/>
    <w:rsid w:val="00260850"/>
    <w:rsid w:val="00260F96"/>
    <w:rsid w:val="002615C1"/>
    <w:rsid w:val="0026253A"/>
    <w:rsid w:val="0026472E"/>
    <w:rsid w:val="002658CA"/>
    <w:rsid w:val="00265A5B"/>
    <w:rsid w:val="0026625B"/>
    <w:rsid w:val="00272758"/>
    <w:rsid w:val="00273BF1"/>
    <w:rsid w:val="002745CA"/>
    <w:rsid w:val="00275438"/>
    <w:rsid w:val="002761C3"/>
    <w:rsid w:val="002761FD"/>
    <w:rsid w:val="00280E8E"/>
    <w:rsid w:val="00281337"/>
    <w:rsid w:val="0028155E"/>
    <w:rsid w:val="00281DED"/>
    <w:rsid w:val="00282728"/>
    <w:rsid w:val="00283684"/>
    <w:rsid w:val="00283B35"/>
    <w:rsid w:val="00283B5A"/>
    <w:rsid w:val="00283B7C"/>
    <w:rsid w:val="00284944"/>
    <w:rsid w:val="00285575"/>
    <w:rsid w:val="002857E1"/>
    <w:rsid w:val="00286495"/>
    <w:rsid w:val="002866F4"/>
    <w:rsid w:val="00287EC0"/>
    <w:rsid w:val="00290CE3"/>
    <w:rsid w:val="00291B04"/>
    <w:rsid w:val="00292789"/>
    <w:rsid w:val="00292FA2"/>
    <w:rsid w:val="00293B4E"/>
    <w:rsid w:val="00293DFD"/>
    <w:rsid w:val="002940F9"/>
    <w:rsid w:val="00294A58"/>
    <w:rsid w:val="00294CC3"/>
    <w:rsid w:val="00295217"/>
    <w:rsid w:val="00296051"/>
    <w:rsid w:val="00296170"/>
    <w:rsid w:val="002962A4"/>
    <w:rsid w:val="00296DEF"/>
    <w:rsid w:val="002A11F3"/>
    <w:rsid w:val="002A19D7"/>
    <w:rsid w:val="002A1EC2"/>
    <w:rsid w:val="002A256B"/>
    <w:rsid w:val="002A4F7A"/>
    <w:rsid w:val="002A5D43"/>
    <w:rsid w:val="002A618B"/>
    <w:rsid w:val="002B0FE6"/>
    <w:rsid w:val="002B24BA"/>
    <w:rsid w:val="002B282B"/>
    <w:rsid w:val="002B2BF0"/>
    <w:rsid w:val="002B4FE0"/>
    <w:rsid w:val="002B6746"/>
    <w:rsid w:val="002B73F7"/>
    <w:rsid w:val="002C035B"/>
    <w:rsid w:val="002C05B8"/>
    <w:rsid w:val="002C1AC6"/>
    <w:rsid w:val="002C1EEF"/>
    <w:rsid w:val="002C35B0"/>
    <w:rsid w:val="002C4AC1"/>
    <w:rsid w:val="002C5CB7"/>
    <w:rsid w:val="002C651F"/>
    <w:rsid w:val="002C72C7"/>
    <w:rsid w:val="002C7D80"/>
    <w:rsid w:val="002D1D11"/>
    <w:rsid w:val="002D23DB"/>
    <w:rsid w:val="002D50FA"/>
    <w:rsid w:val="002D531E"/>
    <w:rsid w:val="002D6726"/>
    <w:rsid w:val="002D6E9E"/>
    <w:rsid w:val="002D73AD"/>
    <w:rsid w:val="002D79A5"/>
    <w:rsid w:val="002E0616"/>
    <w:rsid w:val="002E41A3"/>
    <w:rsid w:val="002E47BE"/>
    <w:rsid w:val="002E48F3"/>
    <w:rsid w:val="002E5550"/>
    <w:rsid w:val="002E68C6"/>
    <w:rsid w:val="002E698C"/>
    <w:rsid w:val="002E6996"/>
    <w:rsid w:val="002F13BC"/>
    <w:rsid w:val="002F19C9"/>
    <w:rsid w:val="002F1A3B"/>
    <w:rsid w:val="002F21D7"/>
    <w:rsid w:val="002F2B59"/>
    <w:rsid w:val="002F644E"/>
    <w:rsid w:val="002F7024"/>
    <w:rsid w:val="00301D87"/>
    <w:rsid w:val="00303488"/>
    <w:rsid w:val="0030649E"/>
    <w:rsid w:val="003067A3"/>
    <w:rsid w:val="0031109E"/>
    <w:rsid w:val="0031271F"/>
    <w:rsid w:val="00314069"/>
    <w:rsid w:val="003153E2"/>
    <w:rsid w:val="003157BF"/>
    <w:rsid w:val="0031587B"/>
    <w:rsid w:val="0031615E"/>
    <w:rsid w:val="00317F72"/>
    <w:rsid w:val="00320AAC"/>
    <w:rsid w:val="00320D48"/>
    <w:rsid w:val="00321CF0"/>
    <w:rsid w:val="00321F2E"/>
    <w:rsid w:val="00322F47"/>
    <w:rsid w:val="003234F7"/>
    <w:rsid w:val="0032516E"/>
    <w:rsid w:val="00325FD6"/>
    <w:rsid w:val="0032601E"/>
    <w:rsid w:val="00326F03"/>
    <w:rsid w:val="003275BB"/>
    <w:rsid w:val="00331187"/>
    <w:rsid w:val="00332796"/>
    <w:rsid w:val="00335752"/>
    <w:rsid w:val="00336DDE"/>
    <w:rsid w:val="00337483"/>
    <w:rsid w:val="00341085"/>
    <w:rsid w:val="00341489"/>
    <w:rsid w:val="003419DC"/>
    <w:rsid w:val="00342749"/>
    <w:rsid w:val="003428CE"/>
    <w:rsid w:val="00342C2E"/>
    <w:rsid w:val="00343F92"/>
    <w:rsid w:val="00347613"/>
    <w:rsid w:val="00347F76"/>
    <w:rsid w:val="0035006C"/>
    <w:rsid w:val="003507AA"/>
    <w:rsid w:val="00352542"/>
    <w:rsid w:val="00354E9B"/>
    <w:rsid w:val="00356512"/>
    <w:rsid w:val="00357475"/>
    <w:rsid w:val="00361C72"/>
    <w:rsid w:val="00363117"/>
    <w:rsid w:val="003633E1"/>
    <w:rsid w:val="00363AB8"/>
    <w:rsid w:val="00365691"/>
    <w:rsid w:val="00365FEB"/>
    <w:rsid w:val="003664DE"/>
    <w:rsid w:val="00367639"/>
    <w:rsid w:val="0037177B"/>
    <w:rsid w:val="003717E1"/>
    <w:rsid w:val="003730D0"/>
    <w:rsid w:val="00373268"/>
    <w:rsid w:val="00374F10"/>
    <w:rsid w:val="00375E19"/>
    <w:rsid w:val="003773F1"/>
    <w:rsid w:val="00377666"/>
    <w:rsid w:val="00380F1B"/>
    <w:rsid w:val="003810E8"/>
    <w:rsid w:val="003812CA"/>
    <w:rsid w:val="00381423"/>
    <w:rsid w:val="003825B3"/>
    <w:rsid w:val="003842F5"/>
    <w:rsid w:val="00384452"/>
    <w:rsid w:val="003844BE"/>
    <w:rsid w:val="00386E83"/>
    <w:rsid w:val="00390E5F"/>
    <w:rsid w:val="00391005"/>
    <w:rsid w:val="003915FD"/>
    <w:rsid w:val="00394677"/>
    <w:rsid w:val="003A0233"/>
    <w:rsid w:val="003A1404"/>
    <w:rsid w:val="003A1B50"/>
    <w:rsid w:val="003A3AF2"/>
    <w:rsid w:val="003A4525"/>
    <w:rsid w:val="003A4906"/>
    <w:rsid w:val="003A4A54"/>
    <w:rsid w:val="003A523D"/>
    <w:rsid w:val="003A5410"/>
    <w:rsid w:val="003A736C"/>
    <w:rsid w:val="003B0470"/>
    <w:rsid w:val="003B16CE"/>
    <w:rsid w:val="003B2CF3"/>
    <w:rsid w:val="003B32B0"/>
    <w:rsid w:val="003B3DBB"/>
    <w:rsid w:val="003B3E4B"/>
    <w:rsid w:val="003B66E8"/>
    <w:rsid w:val="003B76D0"/>
    <w:rsid w:val="003C0BDF"/>
    <w:rsid w:val="003C17BF"/>
    <w:rsid w:val="003C27CF"/>
    <w:rsid w:val="003C3405"/>
    <w:rsid w:val="003C4855"/>
    <w:rsid w:val="003C4A47"/>
    <w:rsid w:val="003C4F0F"/>
    <w:rsid w:val="003C5197"/>
    <w:rsid w:val="003C5BF5"/>
    <w:rsid w:val="003C79F1"/>
    <w:rsid w:val="003C7A60"/>
    <w:rsid w:val="003D00B9"/>
    <w:rsid w:val="003D289B"/>
    <w:rsid w:val="003D5534"/>
    <w:rsid w:val="003D5F12"/>
    <w:rsid w:val="003D6455"/>
    <w:rsid w:val="003D6AE1"/>
    <w:rsid w:val="003D704D"/>
    <w:rsid w:val="003D79D6"/>
    <w:rsid w:val="003D7F6D"/>
    <w:rsid w:val="003E009E"/>
    <w:rsid w:val="003E0D0A"/>
    <w:rsid w:val="003E28B9"/>
    <w:rsid w:val="003E2C08"/>
    <w:rsid w:val="003E330A"/>
    <w:rsid w:val="003F173C"/>
    <w:rsid w:val="003F1BCC"/>
    <w:rsid w:val="003F298B"/>
    <w:rsid w:val="003F664D"/>
    <w:rsid w:val="003F74C2"/>
    <w:rsid w:val="003F7CA7"/>
    <w:rsid w:val="004007BF"/>
    <w:rsid w:val="00400B98"/>
    <w:rsid w:val="004015B6"/>
    <w:rsid w:val="0040224D"/>
    <w:rsid w:val="00404DBB"/>
    <w:rsid w:val="004063AD"/>
    <w:rsid w:val="00412340"/>
    <w:rsid w:val="0041259E"/>
    <w:rsid w:val="004131D3"/>
    <w:rsid w:val="0041477A"/>
    <w:rsid w:val="004148EE"/>
    <w:rsid w:val="00414FD3"/>
    <w:rsid w:val="00415A3F"/>
    <w:rsid w:val="00415CAB"/>
    <w:rsid w:val="00416419"/>
    <w:rsid w:val="0041718F"/>
    <w:rsid w:val="00421A30"/>
    <w:rsid w:val="00423E4B"/>
    <w:rsid w:val="0042546B"/>
    <w:rsid w:val="0042562B"/>
    <w:rsid w:val="004257A1"/>
    <w:rsid w:val="00426CC9"/>
    <w:rsid w:val="004275AD"/>
    <w:rsid w:val="00430FCA"/>
    <w:rsid w:val="0043160D"/>
    <w:rsid w:val="00431D0D"/>
    <w:rsid w:val="00432AA7"/>
    <w:rsid w:val="00433C7C"/>
    <w:rsid w:val="00434D59"/>
    <w:rsid w:val="00434EA1"/>
    <w:rsid w:val="00436926"/>
    <w:rsid w:val="00436B91"/>
    <w:rsid w:val="0043739D"/>
    <w:rsid w:val="00437805"/>
    <w:rsid w:val="004400BC"/>
    <w:rsid w:val="004411B9"/>
    <w:rsid w:val="00441AF4"/>
    <w:rsid w:val="0044218E"/>
    <w:rsid w:val="004423B4"/>
    <w:rsid w:val="00442564"/>
    <w:rsid w:val="004429F3"/>
    <w:rsid w:val="004431EF"/>
    <w:rsid w:val="00445368"/>
    <w:rsid w:val="004459BB"/>
    <w:rsid w:val="00446678"/>
    <w:rsid w:val="00450103"/>
    <w:rsid w:val="0045023E"/>
    <w:rsid w:val="004509C5"/>
    <w:rsid w:val="00451905"/>
    <w:rsid w:val="00451BFA"/>
    <w:rsid w:val="00452307"/>
    <w:rsid w:val="004537C4"/>
    <w:rsid w:val="00453D77"/>
    <w:rsid w:val="00454C19"/>
    <w:rsid w:val="0045646A"/>
    <w:rsid w:val="004576F8"/>
    <w:rsid w:val="00461507"/>
    <w:rsid w:val="00461EC1"/>
    <w:rsid w:val="00461FC2"/>
    <w:rsid w:val="00465C21"/>
    <w:rsid w:val="00466356"/>
    <w:rsid w:val="0046651F"/>
    <w:rsid w:val="0047281A"/>
    <w:rsid w:val="00473620"/>
    <w:rsid w:val="00473C51"/>
    <w:rsid w:val="00474752"/>
    <w:rsid w:val="00475DF4"/>
    <w:rsid w:val="00476103"/>
    <w:rsid w:val="00476544"/>
    <w:rsid w:val="00477E27"/>
    <w:rsid w:val="0048127D"/>
    <w:rsid w:val="004812A0"/>
    <w:rsid w:val="00484271"/>
    <w:rsid w:val="004849BD"/>
    <w:rsid w:val="004854B0"/>
    <w:rsid w:val="004856B1"/>
    <w:rsid w:val="00485D14"/>
    <w:rsid w:val="0048729A"/>
    <w:rsid w:val="00487476"/>
    <w:rsid w:val="0049097E"/>
    <w:rsid w:val="00495AAD"/>
    <w:rsid w:val="00495B48"/>
    <w:rsid w:val="0049789F"/>
    <w:rsid w:val="004A029C"/>
    <w:rsid w:val="004A10E6"/>
    <w:rsid w:val="004A1242"/>
    <w:rsid w:val="004A1D6F"/>
    <w:rsid w:val="004A1DC5"/>
    <w:rsid w:val="004A2970"/>
    <w:rsid w:val="004A46BB"/>
    <w:rsid w:val="004A486A"/>
    <w:rsid w:val="004A6133"/>
    <w:rsid w:val="004A62DC"/>
    <w:rsid w:val="004B0CE1"/>
    <w:rsid w:val="004B3CA4"/>
    <w:rsid w:val="004B3CE3"/>
    <w:rsid w:val="004B5F79"/>
    <w:rsid w:val="004B65B8"/>
    <w:rsid w:val="004B7155"/>
    <w:rsid w:val="004C016C"/>
    <w:rsid w:val="004C0F78"/>
    <w:rsid w:val="004C1DBE"/>
    <w:rsid w:val="004C2450"/>
    <w:rsid w:val="004C31DF"/>
    <w:rsid w:val="004C4C00"/>
    <w:rsid w:val="004C5BF9"/>
    <w:rsid w:val="004C5EB4"/>
    <w:rsid w:val="004C5F9E"/>
    <w:rsid w:val="004C735D"/>
    <w:rsid w:val="004C7469"/>
    <w:rsid w:val="004C7622"/>
    <w:rsid w:val="004D03A2"/>
    <w:rsid w:val="004D124B"/>
    <w:rsid w:val="004D1B27"/>
    <w:rsid w:val="004D2F5A"/>
    <w:rsid w:val="004D3BBC"/>
    <w:rsid w:val="004D44AF"/>
    <w:rsid w:val="004D5CF9"/>
    <w:rsid w:val="004E0D1D"/>
    <w:rsid w:val="004E299C"/>
    <w:rsid w:val="004E2C0A"/>
    <w:rsid w:val="004E2D8D"/>
    <w:rsid w:val="004E4602"/>
    <w:rsid w:val="004E494C"/>
    <w:rsid w:val="004E6868"/>
    <w:rsid w:val="004E6CDF"/>
    <w:rsid w:val="004F0AFB"/>
    <w:rsid w:val="004F1044"/>
    <w:rsid w:val="004F125F"/>
    <w:rsid w:val="004F147A"/>
    <w:rsid w:val="004F1EDA"/>
    <w:rsid w:val="004F2560"/>
    <w:rsid w:val="004F2C2F"/>
    <w:rsid w:val="004F31C4"/>
    <w:rsid w:val="004F361D"/>
    <w:rsid w:val="004F408C"/>
    <w:rsid w:val="004F45B0"/>
    <w:rsid w:val="004F4A07"/>
    <w:rsid w:val="004F6FE6"/>
    <w:rsid w:val="0050021F"/>
    <w:rsid w:val="00500FD7"/>
    <w:rsid w:val="0050128B"/>
    <w:rsid w:val="0050162C"/>
    <w:rsid w:val="00501C48"/>
    <w:rsid w:val="0050272B"/>
    <w:rsid w:val="0050299A"/>
    <w:rsid w:val="00503661"/>
    <w:rsid w:val="00503C3C"/>
    <w:rsid w:val="0050433A"/>
    <w:rsid w:val="00504397"/>
    <w:rsid w:val="00504A50"/>
    <w:rsid w:val="00506CDE"/>
    <w:rsid w:val="0050761E"/>
    <w:rsid w:val="005100CC"/>
    <w:rsid w:val="005115F0"/>
    <w:rsid w:val="005140CE"/>
    <w:rsid w:val="00514878"/>
    <w:rsid w:val="00514DA1"/>
    <w:rsid w:val="00515391"/>
    <w:rsid w:val="00515CC8"/>
    <w:rsid w:val="00517448"/>
    <w:rsid w:val="00517B43"/>
    <w:rsid w:val="005204B1"/>
    <w:rsid w:val="0052193C"/>
    <w:rsid w:val="00522CA7"/>
    <w:rsid w:val="00524448"/>
    <w:rsid w:val="00525B89"/>
    <w:rsid w:val="00525D63"/>
    <w:rsid w:val="005262D4"/>
    <w:rsid w:val="00527E8B"/>
    <w:rsid w:val="00530226"/>
    <w:rsid w:val="005302A5"/>
    <w:rsid w:val="005303B6"/>
    <w:rsid w:val="00530C20"/>
    <w:rsid w:val="0053130A"/>
    <w:rsid w:val="005318E4"/>
    <w:rsid w:val="005325F1"/>
    <w:rsid w:val="0053322B"/>
    <w:rsid w:val="005338F3"/>
    <w:rsid w:val="00533BF4"/>
    <w:rsid w:val="005354A5"/>
    <w:rsid w:val="00536F6E"/>
    <w:rsid w:val="00540621"/>
    <w:rsid w:val="005409EB"/>
    <w:rsid w:val="00540AD6"/>
    <w:rsid w:val="00540B20"/>
    <w:rsid w:val="00540CF9"/>
    <w:rsid w:val="005411C3"/>
    <w:rsid w:val="00541A16"/>
    <w:rsid w:val="00542C5C"/>
    <w:rsid w:val="00543367"/>
    <w:rsid w:val="00543E7B"/>
    <w:rsid w:val="00544EED"/>
    <w:rsid w:val="00547B2E"/>
    <w:rsid w:val="00547B81"/>
    <w:rsid w:val="00551101"/>
    <w:rsid w:val="00552A44"/>
    <w:rsid w:val="00554006"/>
    <w:rsid w:val="005544FE"/>
    <w:rsid w:val="0055503E"/>
    <w:rsid w:val="0055562B"/>
    <w:rsid w:val="005559AA"/>
    <w:rsid w:val="0055654C"/>
    <w:rsid w:val="0055654D"/>
    <w:rsid w:val="00556EFB"/>
    <w:rsid w:val="005570CE"/>
    <w:rsid w:val="005606E7"/>
    <w:rsid w:val="005608B8"/>
    <w:rsid w:val="00560ECA"/>
    <w:rsid w:val="00561AF5"/>
    <w:rsid w:val="005634A8"/>
    <w:rsid w:val="00564C3E"/>
    <w:rsid w:val="00565321"/>
    <w:rsid w:val="005656ED"/>
    <w:rsid w:val="00565729"/>
    <w:rsid w:val="0056606C"/>
    <w:rsid w:val="00566C76"/>
    <w:rsid w:val="005673AA"/>
    <w:rsid w:val="00567C56"/>
    <w:rsid w:val="00570315"/>
    <w:rsid w:val="00571878"/>
    <w:rsid w:val="00572513"/>
    <w:rsid w:val="0057265E"/>
    <w:rsid w:val="005734DB"/>
    <w:rsid w:val="005741FD"/>
    <w:rsid w:val="0057437D"/>
    <w:rsid w:val="005777FA"/>
    <w:rsid w:val="005812CC"/>
    <w:rsid w:val="005812DA"/>
    <w:rsid w:val="005818DB"/>
    <w:rsid w:val="00581943"/>
    <w:rsid w:val="00581E26"/>
    <w:rsid w:val="00582D42"/>
    <w:rsid w:val="00583698"/>
    <w:rsid w:val="00583A9D"/>
    <w:rsid w:val="00583BA8"/>
    <w:rsid w:val="00584023"/>
    <w:rsid w:val="00585437"/>
    <w:rsid w:val="00585DF8"/>
    <w:rsid w:val="00586031"/>
    <w:rsid w:val="00586B4D"/>
    <w:rsid w:val="00590901"/>
    <w:rsid w:val="005912A3"/>
    <w:rsid w:val="00592667"/>
    <w:rsid w:val="00594162"/>
    <w:rsid w:val="00596D7F"/>
    <w:rsid w:val="00597CE5"/>
    <w:rsid w:val="005A0AA4"/>
    <w:rsid w:val="005A38EA"/>
    <w:rsid w:val="005A3FC4"/>
    <w:rsid w:val="005A5068"/>
    <w:rsid w:val="005A5BBF"/>
    <w:rsid w:val="005A749E"/>
    <w:rsid w:val="005A7672"/>
    <w:rsid w:val="005A7787"/>
    <w:rsid w:val="005A7ACA"/>
    <w:rsid w:val="005A7C98"/>
    <w:rsid w:val="005B07E4"/>
    <w:rsid w:val="005B2017"/>
    <w:rsid w:val="005B2A8A"/>
    <w:rsid w:val="005B2F51"/>
    <w:rsid w:val="005B4864"/>
    <w:rsid w:val="005B4EAE"/>
    <w:rsid w:val="005B57EF"/>
    <w:rsid w:val="005B6AE4"/>
    <w:rsid w:val="005B7CD1"/>
    <w:rsid w:val="005C57F8"/>
    <w:rsid w:val="005C640B"/>
    <w:rsid w:val="005C70E3"/>
    <w:rsid w:val="005C7829"/>
    <w:rsid w:val="005C7AB3"/>
    <w:rsid w:val="005D197C"/>
    <w:rsid w:val="005D2034"/>
    <w:rsid w:val="005D46B4"/>
    <w:rsid w:val="005D51A2"/>
    <w:rsid w:val="005D66A7"/>
    <w:rsid w:val="005D67ED"/>
    <w:rsid w:val="005D7238"/>
    <w:rsid w:val="005D7968"/>
    <w:rsid w:val="005E06F6"/>
    <w:rsid w:val="005E15A4"/>
    <w:rsid w:val="005E1F82"/>
    <w:rsid w:val="005E2190"/>
    <w:rsid w:val="005E2C89"/>
    <w:rsid w:val="005E2FC4"/>
    <w:rsid w:val="005E5004"/>
    <w:rsid w:val="005E5D35"/>
    <w:rsid w:val="005E77EC"/>
    <w:rsid w:val="005F1342"/>
    <w:rsid w:val="005F15E5"/>
    <w:rsid w:val="005F1D5F"/>
    <w:rsid w:val="005F3BAC"/>
    <w:rsid w:val="005F4EC1"/>
    <w:rsid w:val="005F6475"/>
    <w:rsid w:val="005F6F8A"/>
    <w:rsid w:val="00601F81"/>
    <w:rsid w:val="00602D5A"/>
    <w:rsid w:val="00604F22"/>
    <w:rsid w:val="006057FA"/>
    <w:rsid w:val="006064FF"/>
    <w:rsid w:val="00606A62"/>
    <w:rsid w:val="00610047"/>
    <w:rsid w:val="00611C7C"/>
    <w:rsid w:val="0061236E"/>
    <w:rsid w:val="00612872"/>
    <w:rsid w:val="0061362B"/>
    <w:rsid w:val="00613979"/>
    <w:rsid w:val="006148B9"/>
    <w:rsid w:val="00616BAF"/>
    <w:rsid w:val="00617916"/>
    <w:rsid w:val="00621112"/>
    <w:rsid w:val="006211E9"/>
    <w:rsid w:val="00621F42"/>
    <w:rsid w:val="006226A2"/>
    <w:rsid w:val="0062285B"/>
    <w:rsid w:val="0062335D"/>
    <w:rsid w:val="00627219"/>
    <w:rsid w:val="00627B3A"/>
    <w:rsid w:val="00630077"/>
    <w:rsid w:val="006309FE"/>
    <w:rsid w:val="006322F1"/>
    <w:rsid w:val="006331F6"/>
    <w:rsid w:val="006343B8"/>
    <w:rsid w:val="00634BC9"/>
    <w:rsid w:val="00635435"/>
    <w:rsid w:val="0063621F"/>
    <w:rsid w:val="006378CF"/>
    <w:rsid w:val="00637CF1"/>
    <w:rsid w:val="00637F85"/>
    <w:rsid w:val="0064067E"/>
    <w:rsid w:val="00640E0D"/>
    <w:rsid w:val="00640E73"/>
    <w:rsid w:val="0064105C"/>
    <w:rsid w:val="006421C1"/>
    <w:rsid w:val="00643B2C"/>
    <w:rsid w:val="00643FF3"/>
    <w:rsid w:val="006443BA"/>
    <w:rsid w:val="00645374"/>
    <w:rsid w:val="00645696"/>
    <w:rsid w:val="00645E45"/>
    <w:rsid w:val="00645E69"/>
    <w:rsid w:val="00647BEA"/>
    <w:rsid w:val="006500F3"/>
    <w:rsid w:val="00651918"/>
    <w:rsid w:val="0065467B"/>
    <w:rsid w:val="006546B7"/>
    <w:rsid w:val="00655AB1"/>
    <w:rsid w:val="0065687F"/>
    <w:rsid w:val="00656C57"/>
    <w:rsid w:val="00657D0D"/>
    <w:rsid w:val="0066393E"/>
    <w:rsid w:val="00663F90"/>
    <w:rsid w:val="00664F4E"/>
    <w:rsid w:val="0066554F"/>
    <w:rsid w:val="00666472"/>
    <w:rsid w:val="00666486"/>
    <w:rsid w:val="0066789A"/>
    <w:rsid w:val="006679A2"/>
    <w:rsid w:val="00670549"/>
    <w:rsid w:val="00670A4A"/>
    <w:rsid w:val="00670BEB"/>
    <w:rsid w:val="006729FC"/>
    <w:rsid w:val="006731BE"/>
    <w:rsid w:val="006734FC"/>
    <w:rsid w:val="00673D84"/>
    <w:rsid w:val="00674162"/>
    <w:rsid w:val="006766A4"/>
    <w:rsid w:val="00676789"/>
    <w:rsid w:val="00676E32"/>
    <w:rsid w:val="00677381"/>
    <w:rsid w:val="00677B53"/>
    <w:rsid w:val="006804AF"/>
    <w:rsid w:val="00680663"/>
    <w:rsid w:val="0068181C"/>
    <w:rsid w:val="006827A0"/>
    <w:rsid w:val="00682AE4"/>
    <w:rsid w:val="00683008"/>
    <w:rsid w:val="00683132"/>
    <w:rsid w:val="00683758"/>
    <w:rsid w:val="006860E8"/>
    <w:rsid w:val="00686658"/>
    <w:rsid w:val="006868DA"/>
    <w:rsid w:val="006870F1"/>
    <w:rsid w:val="00687286"/>
    <w:rsid w:val="006879FC"/>
    <w:rsid w:val="00690BDC"/>
    <w:rsid w:val="00690BEB"/>
    <w:rsid w:val="00692D54"/>
    <w:rsid w:val="00693237"/>
    <w:rsid w:val="0069361A"/>
    <w:rsid w:val="006936F4"/>
    <w:rsid w:val="00693792"/>
    <w:rsid w:val="0069404E"/>
    <w:rsid w:val="006A085D"/>
    <w:rsid w:val="006A0B4C"/>
    <w:rsid w:val="006A0EF2"/>
    <w:rsid w:val="006A2EC1"/>
    <w:rsid w:val="006A32A5"/>
    <w:rsid w:val="006A47B5"/>
    <w:rsid w:val="006A5BA1"/>
    <w:rsid w:val="006A6D74"/>
    <w:rsid w:val="006A70F5"/>
    <w:rsid w:val="006B008D"/>
    <w:rsid w:val="006B0EEE"/>
    <w:rsid w:val="006B1850"/>
    <w:rsid w:val="006B23D7"/>
    <w:rsid w:val="006B287F"/>
    <w:rsid w:val="006B2F68"/>
    <w:rsid w:val="006B470B"/>
    <w:rsid w:val="006B4716"/>
    <w:rsid w:val="006B5E28"/>
    <w:rsid w:val="006B7397"/>
    <w:rsid w:val="006B7611"/>
    <w:rsid w:val="006B77BA"/>
    <w:rsid w:val="006B79AA"/>
    <w:rsid w:val="006C0805"/>
    <w:rsid w:val="006C1A4E"/>
    <w:rsid w:val="006C1A9A"/>
    <w:rsid w:val="006C1FE0"/>
    <w:rsid w:val="006C2F1B"/>
    <w:rsid w:val="006C39CA"/>
    <w:rsid w:val="006C486F"/>
    <w:rsid w:val="006C54BE"/>
    <w:rsid w:val="006C6C88"/>
    <w:rsid w:val="006C7041"/>
    <w:rsid w:val="006C773A"/>
    <w:rsid w:val="006C7DED"/>
    <w:rsid w:val="006D0203"/>
    <w:rsid w:val="006D1592"/>
    <w:rsid w:val="006D1649"/>
    <w:rsid w:val="006D20B0"/>
    <w:rsid w:val="006D4008"/>
    <w:rsid w:val="006D5605"/>
    <w:rsid w:val="006D7272"/>
    <w:rsid w:val="006E06B0"/>
    <w:rsid w:val="006E0D39"/>
    <w:rsid w:val="006E2144"/>
    <w:rsid w:val="006E4874"/>
    <w:rsid w:val="006E50E7"/>
    <w:rsid w:val="006E6A53"/>
    <w:rsid w:val="006E7153"/>
    <w:rsid w:val="006F02EF"/>
    <w:rsid w:val="006F21C7"/>
    <w:rsid w:val="006F24BD"/>
    <w:rsid w:val="006F33CD"/>
    <w:rsid w:val="006F3616"/>
    <w:rsid w:val="006F4B56"/>
    <w:rsid w:val="006F6040"/>
    <w:rsid w:val="006F73D9"/>
    <w:rsid w:val="0070034F"/>
    <w:rsid w:val="00700E6F"/>
    <w:rsid w:val="00703F60"/>
    <w:rsid w:val="007046A6"/>
    <w:rsid w:val="007047CB"/>
    <w:rsid w:val="00704CD9"/>
    <w:rsid w:val="00704EF4"/>
    <w:rsid w:val="00706615"/>
    <w:rsid w:val="00706E94"/>
    <w:rsid w:val="00710149"/>
    <w:rsid w:val="00710B13"/>
    <w:rsid w:val="0071244E"/>
    <w:rsid w:val="00712E1A"/>
    <w:rsid w:val="00715AC8"/>
    <w:rsid w:val="00716C82"/>
    <w:rsid w:val="00717B91"/>
    <w:rsid w:val="007202D8"/>
    <w:rsid w:val="0072139F"/>
    <w:rsid w:val="00721734"/>
    <w:rsid w:val="00722769"/>
    <w:rsid w:val="007234F0"/>
    <w:rsid w:val="00725D79"/>
    <w:rsid w:val="00725EBB"/>
    <w:rsid w:val="0073033D"/>
    <w:rsid w:val="00730F6B"/>
    <w:rsid w:val="00731E95"/>
    <w:rsid w:val="00732289"/>
    <w:rsid w:val="007325D9"/>
    <w:rsid w:val="007327D6"/>
    <w:rsid w:val="007328B3"/>
    <w:rsid w:val="00732965"/>
    <w:rsid w:val="00733330"/>
    <w:rsid w:val="007346AC"/>
    <w:rsid w:val="007350FA"/>
    <w:rsid w:val="00735D0C"/>
    <w:rsid w:val="00736C16"/>
    <w:rsid w:val="00736FB4"/>
    <w:rsid w:val="007405F6"/>
    <w:rsid w:val="00741085"/>
    <w:rsid w:val="0074150C"/>
    <w:rsid w:val="00743728"/>
    <w:rsid w:val="00744289"/>
    <w:rsid w:val="0074554C"/>
    <w:rsid w:val="00746C5D"/>
    <w:rsid w:val="00747D3D"/>
    <w:rsid w:val="007515CD"/>
    <w:rsid w:val="007515E8"/>
    <w:rsid w:val="00751EEF"/>
    <w:rsid w:val="00752AF5"/>
    <w:rsid w:val="00752DA7"/>
    <w:rsid w:val="0075442C"/>
    <w:rsid w:val="0075614D"/>
    <w:rsid w:val="00756877"/>
    <w:rsid w:val="00756D64"/>
    <w:rsid w:val="00756EAA"/>
    <w:rsid w:val="00757766"/>
    <w:rsid w:val="0076026A"/>
    <w:rsid w:val="00760332"/>
    <w:rsid w:val="00760CBB"/>
    <w:rsid w:val="0076224A"/>
    <w:rsid w:val="0076382A"/>
    <w:rsid w:val="0076617A"/>
    <w:rsid w:val="007661FF"/>
    <w:rsid w:val="007708D1"/>
    <w:rsid w:val="00771FF7"/>
    <w:rsid w:val="00772971"/>
    <w:rsid w:val="00772A44"/>
    <w:rsid w:val="00775A38"/>
    <w:rsid w:val="00775E56"/>
    <w:rsid w:val="007765FE"/>
    <w:rsid w:val="00776F88"/>
    <w:rsid w:val="00780E71"/>
    <w:rsid w:val="00780E78"/>
    <w:rsid w:val="0078101F"/>
    <w:rsid w:val="00781A8A"/>
    <w:rsid w:val="00781C40"/>
    <w:rsid w:val="00784D88"/>
    <w:rsid w:val="00785831"/>
    <w:rsid w:val="007858E3"/>
    <w:rsid w:val="007873DF"/>
    <w:rsid w:val="00787771"/>
    <w:rsid w:val="00787842"/>
    <w:rsid w:val="00787A25"/>
    <w:rsid w:val="007901B0"/>
    <w:rsid w:val="00791B6C"/>
    <w:rsid w:val="00792430"/>
    <w:rsid w:val="00792EDD"/>
    <w:rsid w:val="007935F5"/>
    <w:rsid w:val="007947D5"/>
    <w:rsid w:val="00794C36"/>
    <w:rsid w:val="00795BC1"/>
    <w:rsid w:val="00797BE2"/>
    <w:rsid w:val="007A1372"/>
    <w:rsid w:val="007A2C40"/>
    <w:rsid w:val="007A3BF3"/>
    <w:rsid w:val="007A3C0F"/>
    <w:rsid w:val="007A4A6E"/>
    <w:rsid w:val="007A5CED"/>
    <w:rsid w:val="007A65D4"/>
    <w:rsid w:val="007A668D"/>
    <w:rsid w:val="007A693E"/>
    <w:rsid w:val="007B1405"/>
    <w:rsid w:val="007B1439"/>
    <w:rsid w:val="007B2190"/>
    <w:rsid w:val="007B23EC"/>
    <w:rsid w:val="007B70A8"/>
    <w:rsid w:val="007B7A46"/>
    <w:rsid w:val="007B7C43"/>
    <w:rsid w:val="007C11CE"/>
    <w:rsid w:val="007C1C0D"/>
    <w:rsid w:val="007C203B"/>
    <w:rsid w:val="007C213C"/>
    <w:rsid w:val="007C30C9"/>
    <w:rsid w:val="007C3658"/>
    <w:rsid w:val="007C37A6"/>
    <w:rsid w:val="007C470E"/>
    <w:rsid w:val="007C5F8D"/>
    <w:rsid w:val="007C5FB9"/>
    <w:rsid w:val="007C68A3"/>
    <w:rsid w:val="007C7DF0"/>
    <w:rsid w:val="007D0076"/>
    <w:rsid w:val="007D25B9"/>
    <w:rsid w:val="007D29C8"/>
    <w:rsid w:val="007D3498"/>
    <w:rsid w:val="007D36F7"/>
    <w:rsid w:val="007D37BC"/>
    <w:rsid w:val="007D42AF"/>
    <w:rsid w:val="007D61E7"/>
    <w:rsid w:val="007D6F80"/>
    <w:rsid w:val="007E0A55"/>
    <w:rsid w:val="007E0B78"/>
    <w:rsid w:val="007E2AD5"/>
    <w:rsid w:val="007E2C2E"/>
    <w:rsid w:val="007E31DE"/>
    <w:rsid w:val="007E39D4"/>
    <w:rsid w:val="007E41F6"/>
    <w:rsid w:val="007E4389"/>
    <w:rsid w:val="007E6693"/>
    <w:rsid w:val="007E66EF"/>
    <w:rsid w:val="007E6F06"/>
    <w:rsid w:val="007E6FD9"/>
    <w:rsid w:val="007E7306"/>
    <w:rsid w:val="007E73C7"/>
    <w:rsid w:val="007F00B7"/>
    <w:rsid w:val="007F0153"/>
    <w:rsid w:val="007F04BC"/>
    <w:rsid w:val="007F05F8"/>
    <w:rsid w:val="007F12C3"/>
    <w:rsid w:val="007F216F"/>
    <w:rsid w:val="007F341C"/>
    <w:rsid w:val="007F3955"/>
    <w:rsid w:val="007F3B3E"/>
    <w:rsid w:val="007F41C4"/>
    <w:rsid w:val="007F42E3"/>
    <w:rsid w:val="007F4C9B"/>
    <w:rsid w:val="007F69EF"/>
    <w:rsid w:val="007F6E52"/>
    <w:rsid w:val="007F74F3"/>
    <w:rsid w:val="007F764B"/>
    <w:rsid w:val="007F77AD"/>
    <w:rsid w:val="007F7C00"/>
    <w:rsid w:val="00800145"/>
    <w:rsid w:val="008005E0"/>
    <w:rsid w:val="00800D48"/>
    <w:rsid w:val="0080381A"/>
    <w:rsid w:val="00803DD3"/>
    <w:rsid w:val="008053A1"/>
    <w:rsid w:val="00806CB8"/>
    <w:rsid w:val="008072A2"/>
    <w:rsid w:val="00807C0F"/>
    <w:rsid w:val="00811FDE"/>
    <w:rsid w:val="0081371C"/>
    <w:rsid w:val="0081376B"/>
    <w:rsid w:val="008142A4"/>
    <w:rsid w:val="00814951"/>
    <w:rsid w:val="00814D06"/>
    <w:rsid w:val="00815473"/>
    <w:rsid w:val="00815ECA"/>
    <w:rsid w:val="008175EB"/>
    <w:rsid w:val="00817E57"/>
    <w:rsid w:val="008200AE"/>
    <w:rsid w:val="008226A0"/>
    <w:rsid w:val="00822A77"/>
    <w:rsid w:val="00822C32"/>
    <w:rsid w:val="00823DE4"/>
    <w:rsid w:val="008254DE"/>
    <w:rsid w:val="00825D25"/>
    <w:rsid w:val="00825E85"/>
    <w:rsid w:val="00826A42"/>
    <w:rsid w:val="00827701"/>
    <w:rsid w:val="008314EF"/>
    <w:rsid w:val="00832259"/>
    <w:rsid w:val="00833DF5"/>
    <w:rsid w:val="00834993"/>
    <w:rsid w:val="00835458"/>
    <w:rsid w:val="008410D2"/>
    <w:rsid w:val="00841131"/>
    <w:rsid w:val="00841CAC"/>
    <w:rsid w:val="00841F6F"/>
    <w:rsid w:val="00842779"/>
    <w:rsid w:val="00844D9A"/>
    <w:rsid w:val="0084510F"/>
    <w:rsid w:val="00845204"/>
    <w:rsid w:val="00845871"/>
    <w:rsid w:val="008460F0"/>
    <w:rsid w:val="008469A1"/>
    <w:rsid w:val="00846B1A"/>
    <w:rsid w:val="0084720C"/>
    <w:rsid w:val="008475E9"/>
    <w:rsid w:val="00847D91"/>
    <w:rsid w:val="0085082C"/>
    <w:rsid w:val="00851AF4"/>
    <w:rsid w:val="00852BD6"/>
    <w:rsid w:val="00853B76"/>
    <w:rsid w:val="00854492"/>
    <w:rsid w:val="008556DA"/>
    <w:rsid w:val="00855C83"/>
    <w:rsid w:val="00856259"/>
    <w:rsid w:val="008569D5"/>
    <w:rsid w:val="00856BC4"/>
    <w:rsid w:val="00856E86"/>
    <w:rsid w:val="00857842"/>
    <w:rsid w:val="00857B6D"/>
    <w:rsid w:val="00857EB7"/>
    <w:rsid w:val="00860B06"/>
    <w:rsid w:val="00862A2C"/>
    <w:rsid w:val="00863187"/>
    <w:rsid w:val="0086371D"/>
    <w:rsid w:val="00864A9A"/>
    <w:rsid w:val="00865577"/>
    <w:rsid w:val="00865CB3"/>
    <w:rsid w:val="008678B8"/>
    <w:rsid w:val="00867960"/>
    <w:rsid w:val="00871D48"/>
    <w:rsid w:val="00872421"/>
    <w:rsid w:val="00872827"/>
    <w:rsid w:val="00874E03"/>
    <w:rsid w:val="00874F60"/>
    <w:rsid w:val="008761B2"/>
    <w:rsid w:val="00876F63"/>
    <w:rsid w:val="008800C2"/>
    <w:rsid w:val="00880BB6"/>
    <w:rsid w:val="00882D52"/>
    <w:rsid w:val="008835A7"/>
    <w:rsid w:val="0088410F"/>
    <w:rsid w:val="00885D59"/>
    <w:rsid w:val="0088696D"/>
    <w:rsid w:val="00887019"/>
    <w:rsid w:val="0089318E"/>
    <w:rsid w:val="008946BC"/>
    <w:rsid w:val="0089534F"/>
    <w:rsid w:val="008953CF"/>
    <w:rsid w:val="008954A2"/>
    <w:rsid w:val="00895B2D"/>
    <w:rsid w:val="00896005"/>
    <w:rsid w:val="008968EE"/>
    <w:rsid w:val="00896B71"/>
    <w:rsid w:val="00896DF8"/>
    <w:rsid w:val="008A1BC1"/>
    <w:rsid w:val="008A1C53"/>
    <w:rsid w:val="008A1E46"/>
    <w:rsid w:val="008A2315"/>
    <w:rsid w:val="008A2348"/>
    <w:rsid w:val="008A2DA4"/>
    <w:rsid w:val="008A3E26"/>
    <w:rsid w:val="008A50A4"/>
    <w:rsid w:val="008A5CB2"/>
    <w:rsid w:val="008A6493"/>
    <w:rsid w:val="008A6FA2"/>
    <w:rsid w:val="008A6FDD"/>
    <w:rsid w:val="008A72B8"/>
    <w:rsid w:val="008A7B30"/>
    <w:rsid w:val="008B0363"/>
    <w:rsid w:val="008B04D0"/>
    <w:rsid w:val="008B1D52"/>
    <w:rsid w:val="008B20CC"/>
    <w:rsid w:val="008B57EF"/>
    <w:rsid w:val="008B65D4"/>
    <w:rsid w:val="008B6A28"/>
    <w:rsid w:val="008C04E2"/>
    <w:rsid w:val="008C0536"/>
    <w:rsid w:val="008C0BE3"/>
    <w:rsid w:val="008C4E8F"/>
    <w:rsid w:val="008C4F13"/>
    <w:rsid w:val="008C5080"/>
    <w:rsid w:val="008C6C90"/>
    <w:rsid w:val="008D0248"/>
    <w:rsid w:val="008D0499"/>
    <w:rsid w:val="008D261A"/>
    <w:rsid w:val="008D3CFD"/>
    <w:rsid w:val="008D40E3"/>
    <w:rsid w:val="008D5773"/>
    <w:rsid w:val="008D603E"/>
    <w:rsid w:val="008D6551"/>
    <w:rsid w:val="008D723F"/>
    <w:rsid w:val="008D7A38"/>
    <w:rsid w:val="008D7FC8"/>
    <w:rsid w:val="008E0E13"/>
    <w:rsid w:val="008E223D"/>
    <w:rsid w:val="008E462E"/>
    <w:rsid w:val="008E4F91"/>
    <w:rsid w:val="008F05C4"/>
    <w:rsid w:val="008F0634"/>
    <w:rsid w:val="008F13A4"/>
    <w:rsid w:val="008F14CC"/>
    <w:rsid w:val="008F2835"/>
    <w:rsid w:val="008F3B32"/>
    <w:rsid w:val="008F576B"/>
    <w:rsid w:val="008F638B"/>
    <w:rsid w:val="008F63D2"/>
    <w:rsid w:val="008F64D9"/>
    <w:rsid w:val="009016E1"/>
    <w:rsid w:val="00901784"/>
    <w:rsid w:val="009028A5"/>
    <w:rsid w:val="00903487"/>
    <w:rsid w:val="00903C1B"/>
    <w:rsid w:val="00903E55"/>
    <w:rsid w:val="009042A6"/>
    <w:rsid w:val="009048C1"/>
    <w:rsid w:val="009051F2"/>
    <w:rsid w:val="00905847"/>
    <w:rsid w:val="009069C1"/>
    <w:rsid w:val="00907E0A"/>
    <w:rsid w:val="00910EB4"/>
    <w:rsid w:val="0091136E"/>
    <w:rsid w:val="009114E5"/>
    <w:rsid w:val="00911E82"/>
    <w:rsid w:val="00912931"/>
    <w:rsid w:val="00914028"/>
    <w:rsid w:val="009147C5"/>
    <w:rsid w:val="00915904"/>
    <w:rsid w:val="009169E5"/>
    <w:rsid w:val="00916E2D"/>
    <w:rsid w:val="00917EA0"/>
    <w:rsid w:val="00922B52"/>
    <w:rsid w:val="009242DC"/>
    <w:rsid w:val="0092502F"/>
    <w:rsid w:val="009250D1"/>
    <w:rsid w:val="00925697"/>
    <w:rsid w:val="00925744"/>
    <w:rsid w:val="00930605"/>
    <w:rsid w:val="0093195D"/>
    <w:rsid w:val="00931D2A"/>
    <w:rsid w:val="009324D0"/>
    <w:rsid w:val="00934192"/>
    <w:rsid w:val="00934860"/>
    <w:rsid w:val="0093683C"/>
    <w:rsid w:val="00937390"/>
    <w:rsid w:val="00937657"/>
    <w:rsid w:val="00937D0F"/>
    <w:rsid w:val="0094070E"/>
    <w:rsid w:val="009408A5"/>
    <w:rsid w:val="00941A57"/>
    <w:rsid w:val="00941F19"/>
    <w:rsid w:val="00942CFC"/>
    <w:rsid w:val="009445B8"/>
    <w:rsid w:val="00944BC9"/>
    <w:rsid w:val="00945955"/>
    <w:rsid w:val="009465C9"/>
    <w:rsid w:val="00947363"/>
    <w:rsid w:val="00947591"/>
    <w:rsid w:val="00947F09"/>
    <w:rsid w:val="009511CB"/>
    <w:rsid w:val="00951446"/>
    <w:rsid w:val="00951573"/>
    <w:rsid w:val="00952E78"/>
    <w:rsid w:val="009531D6"/>
    <w:rsid w:val="009537B1"/>
    <w:rsid w:val="00954DA6"/>
    <w:rsid w:val="00954FE1"/>
    <w:rsid w:val="009551FF"/>
    <w:rsid w:val="00956D3A"/>
    <w:rsid w:val="00956FF0"/>
    <w:rsid w:val="0095737B"/>
    <w:rsid w:val="0095789C"/>
    <w:rsid w:val="00960A5B"/>
    <w:rsid w:val="00960C4A"/>
    <w:rsid w:val="00962C55"/>
    <w:rsid w:val="009645CD"/>
    <w:rsid w:val="009707AB"/>
    <w:rsid w:val="009707E4"/>
    <w:rsid w:val="009708C9"/>
    <w:rsid w:val="009709F4"/>
    <w:rsid w:val="00970C1F"/>
    <w:rsid w:val="00970F29"/>
    <w:rsid w:val="009717BA"/>
    <w:rsid w:val="00971DE1"/>
    <w:rsid w:val="00972732"/>
    <w:rsid w:val="00972A36"/>
    <w:rsid w:val="00973834"/>
    <w:rsid w:val="00973986"/>
    <w:rsid w:val="00973C53"/>
    <w:rsid w:val="009745A4"/>
    <w:rsid w:val="00974605"/>
    <w:rsid w:val="009759C9"/>
    <w:rsid w:val="0098072E"/>
    <w:rsid w:val="0098125A"/>
    <w:rsid w:val="009815BA"/>
    <w:rsid w:val="009826DF"/>
    <w:rsid w:val="00982775"/>
    <w:rsid w:val="00982A4D"/>
    <w:rsid w:val="00982A84"/>
    <w:rsid w:val="00983111"/>
    <w:rsid w:val="009835BE"/>
    <w:rsid w:val="009852D4"/>
    <w:rsid w:val="00985B31"/>
    <w:rsid w:val="00986345"/>
    <w:rsid w:val="00991132"/>
    <w:rsid w:val="0099128E"/>
    <w:rsid w:val="009923E6"/>
    <w:rsid w:val="0099318E"/>
    <w:rsid w:val="00994C04"/>
    <w:rsid w:val="00994CDE"/>
    <w:rsid w:val="00995679"/>
    <w:rsid w:val="00995789"/>
    <w:rsid w:val="00995FFC"/>
    <w:rsid w:val="009966E8"/>
    <w:rsid w:val="0099775C"/>
    <w:rsid w:val="009A0393"/>
    <w:rsid w:val="009A1EAB"/>
    <w:rsid w:val="009A21FA"/>
    <w:rsid w:val="009A4E52"/>
    <w:rsid w:val="009A5952"/>
    <w:rsid w:val="009B02FD"/>
    <w:rsid w:val="009B1602"/>
    <w:rsid w:val="009B181E"/>
    <w:rsid w:val="009B24D0"/>
    <w:rsid w:val="009B2B6D"/>
    <w:rsid w:val="009B3A36"/>
    <w:rsid w:val="009B4900"/>
    <w:rsid w:val="009B4EE3"/>
    <w:rsid w:val="009B5567"/>
    <w:rsid w:val="009B5896"/>
    <w:rsid w:val="009B6965"/>
    <w:rsid w:val="009B696E"/>
    <w:rsid w:val="009B719B"/>
    <w:rsid w:val="009B79FC"/>
    <w:rsid w:val="009C0F10"/>
    <w:rsid w:val="009C16CA"/>
    <w:rsid w:val="009C1AA4"/>
    <w:rsid w:val="009C4CD3"/>
    <w:rsid w:val="009C63DA"/>
    <w:rsid w:val="009C64A5"/>
    <w:rsid w:val="009C6B98"/>
    <w:rsid w:val="009C6D54"/>
    <w:rsid w:val="009C6DC8"/>
    <w:rsid w:val="009D0D1D"/>
    <w:rsid w:val="009D0FAA"/>
    <w:rsid w:val="009D2E87"/>
    <w:rsid w:val="009D48A3"/>
    <w:rsid w:val="009D587C"/>
    <w:rsid w:val="009D59A3"/>
    <w:rsid w:val="009D677E"/>
    <w:rsid w:val="009D6B0D"/>
    <w:rsid w:val="009D6B2E"/>
    <w:rsid w:val="009E3D21"/>
    <w:rsid w:val="009E480C"/>
    <w:rsid w:val="009E5F5E"/>
    <w:rsid w:val="009E694F"/>
    <w:rsid w:val="009E70A9"/>
    <w:rsid w:val="009E7D1D"/>
    <w:rsid w:val="009F1092"/>
    <w:rsid w:val="009F2DAC"/>
    <w:rsid w:val="009F429C"/>
    <w:rsid w:val="009F46A7"/>
    <w:rsid w:val="009F4969"/>
    <w:rsid w:val="009F4A89"/>
    <w:rsid w:val="009F4B82"/>
    <w:rsid w:val="009F5127"/>
    <w:rsid w:val="009F66E3"/>
    <w:rsid w:val="009F6F6E"/>
    <w:rsid w:val="009F7424"/>
    <w:rsid w:val="00A00333"/>
    <w:rsid w:val="00A004A3"/>
    <w:rsid w:val="00A00E86"/>
    <w:rsid w:val="00A00F05"/>
    <w:rsid w:val="00A016C3"/>
    <w:rsid w:val="00A036CF"/>
    <w:rsid w:val="00A0461C"/>
    <w:rsid w:val="00A056EC"/>
    <w:rsid w:val="00A0790F"/>
    <w:rsid w:val="00A11545"/>
    <w:rsid w:val="00A11910"/>
    <w:rsid w:val="00A127CD"/>
    <w:rsid w:val="00A1296B"/>
    <w:rsid w:val="00A1443A"/>
    <w:rsid w:val="00A155B1"/>
    <w:rsid w:val="00A1587B"/>
    <w:rsid w:val="00A16B49"/>
    <w:rsid w:val="00A16D05"/>
    <w:rsid w:val="00A17EB1"/>
    <w:rsid w:val="00A20CB3"/>
    <w:rsid w:val="00A210BA"/>
    <w:rsid w:val="00A21985"/>
    <w:rsid w:val="00A22105"/>
    <w:rsid w:val="00A22504"/>
    <w:rsid w:val="00A22760"/>
    <w:rsid w:val="00A2416C"/>
    <w:rsid w:val="00A25164"/>
    <w:rsid w:val="00A2571F"/>
    <w:rsid w:val="00A25974"/>
    <w:rsid w:val="00A269BF"/>
    <w:rsid w:val="00A27EAA"/>
    <w:rsid w:val="00A30DA2"/>
    <w:rsid w:val="00A3108F"/>
    <w:rsid w:val="00A3394B"/>
    <w:rsid w:val="00A3451F"/>
    <w:rsid w:val="00A35E52"/>
    <w:rsid w:val="00A40AE4"/>
    <w:rsid w:val="00A4187A"/>
    <w:rsid w:val="00A4188D"/>
    <w:rsid w:val="00A419E3"/>
    <w:rsid w:val="00A41F6E"/>
    <w:rsid w:val="00A428EB"/>
    <w:rsid w:val="00A4352D"/>
    <w:rsid w:val="00A43FF8"/>
    <w:rsid w:val="00A4550C"/>
    <w:rsid w:val="00A45D83"/>
    <w:rsid w:val="00A461C7"/>
    <w:rsid w:val="00A465C9"/>
    <w:rsid w:val="00A50BA5"/>
    <w:rsid w:val="00A51080"/>
    <w:rsid w:val="00A53341"/>
    <w:rsid w:val="00A53DFC"/>
    <w:rsid w:val="00A53FB3"/>
    <w:rsid w:val="00A5495C"/>
    <w:rsid w:val="00A549D0"/>
    <w:rsid w:val="00A56084"/>
    <w:rsid w:val="00A57422"/>
    <w:rsid w:val="00A574B1"/>
    <w:rsid w:val="00A57FC2"/>
    <w:rsid w:val="00A62173"/>
    <w:rsid w:val="00A6308D"/>
    <w:rsid w:val="00A63569"/>
    <w:rsid w:val="00A639E0"/>
    <w:rsid w:val="00A63FDC"/>
    <w:rsid w:val="00A6468A"/>
    <w:rsid w:val="00A64FB4"/>
    <w:rsid w:val="00A654BA"/>
    <w:rsid w:val="00A65A28"/>
    <w:rsid w:val="00A707A3"/>
    <w:rsid w:val="00A714B1"/>
    <w:rsid w:val="00A72AAA"/>
    <w:rsid w:val="00A758F8"/>
    <w:rsid w:val="00A758FC"/>
    <w:rsid w:val="00A75F8A"/>
    <w:rsid w:val="00A76D8A"/>
    <w:rsid w:val="00A7752D"/>
    <w:rsid w:val="00A77E81"/>
    <w:rsid w:val="00A8309E"/>
    <w:rsid w:val="00A83836"/>
    <w:rsid w:val="00A8560C"/>
    <w:rsid w:val="00A86809"/>
    <w:rsid w:val="00A87942"/>
    <w:rsid w:val="00A879B2"/>
    <w:rsid w:val="00A90D06"/>
    <w:rsid w:val="00A9112D"/>
    <w:rsid w:val="00A9194A"/>
    <w:rsid w:val="00A92806"/>
    <w:rsid w:val="00A943B9"/>
    <w:rsid w:val="00A949A9"/>
    <w:rsid w:val="00A956B8"/>
    <w:rsid w:val="00A960D3"/>
    <w:rsid w:val="00A96DEF"/>
    <w:rsid w:val="00AA01D4"/>
    <w:rsid w:val="00AA09A0"/>
    <w:rsid w:val="00AA1217"/>
    <w:rsid w:val="00AA1877"/>
    <w:rsid w:val="00AA1BA1"/>
    <w:rsid w:val="00AA2E43"/>
    <w:rsid w:val="00AA4412"/>
    <w:rsid w:val="00AA4D4C"/>
    <w:rsid w:val="00AA4F7E"/>
    <w:rsid w:val="00AA7F9E"/>
    <w:rsid w:val="00AB1E56"/>
    <w:rsid w:val="00AB2E68"/>
    <w:rsid w:val="00AB31A4"/>
    <w:rsid w:val="00AB41D8"/>
    <w:rsid w:val="00AB4F6E"/>
    <w:rsid w:val="00AB5691"/>
    <w:rsid w:val="00AB5939"/>
    <w:rsid w:val="00AB5A34"/>
    <w:rsid w:val="00AC0197"/>
    <w:rsid w:val="00AC1107"/>
    <w:rsid w:val="00AC33ED"/>
    <w:rsid w:val="00AC54CF"/>
    <w:rsid w:val="00AC5C41"/>
    <w:rsid w:val="00AC6033"/>
    <w:rsid w:val="00AC7628"/>
    <w:rsid w:val="00AC76B8"/>
    <w:rsid w:val="00AD1A8B"/>
    <w:rsid w:val="00AD252F"/>
    <w:rsid w:val="00AD360E"/>
    <w:rsid w:val="00AD37EE"/>
    <w:rsid w:val="00AD3BCD"/>
    <w:rsid w:val="00AD3FA7"/>
    <w:rsid w:val="00AD4584"/>
    <w:rsid w:val="00AD70AF"/>
    <w:rsid w:val="00AE07D5"/>
    <w:rsid w:val="00AE155E"/>
    <w:rsid w:val="00AE1ABD"/>
    <w:rsid w:val="00AE1D07"/>
    <w:rsid w:val="00AE22A9"/>
    <w:rsid w:val="00AE4C02"/>
    <w:rsid w:val="00AE5336"/>
    <w:rsid w:val="00AE54D4"/>
    <w:rsid w:val="00AE5E0D"/>
    <w:rsid w:val="00AE6310"/>
    <w:rsid w:val="00AF00F5"/>
    <w:rsid w:val="00AF0B53"/>
    <w:rsid w:val="00AF19C8"/>
    <w:rsid w:val="00AF44B5"/>
    <w:rsid w:val="00AF4F99"/>
    <w:rsid w:val="00AF591F"/>
    <w:rsid w:val="00AF5BEE"/>
    <w:rsid w:val="00AF5EDF"/>
    <w:rsid w:val="00AF61B3"/>
    <w:rsid w:val="00AF721D"/>
    <w:rsid w:val="00AF73E1"/>
    <w:rsid w:val="00AF7963"/>
    <w:rsid w:val="00B01A18"/>
    <w:rsid w:val="00B027F8"/>
    <w:rsid w:val="00B02C9F"/>
    <w:rsid w:val="00B03743"/>
    <w:rsid w:val="00B06738"/>
    <w:rsid w:val="00B06992"/>
    <w:rsid w:val="00B06BD2"/>
    <w:rsid w:val="00B1066E"/>
    <w:rsid w:val="00B113F9"/>
    <w:rsid w:val="00B11844"/>
    <w:rsid w:val="00B11B73"/>
    <w:rsid w:val="00B1290A"/>
    <w:rsid w:val="00B12A18"/>
    <w:rsid w:val="00B15299"/>
    <w:rsid w:val="00B16BBD"/>
    <w:rsid w:val="00B20E85"/>
    <w:rsid w:val="00B20F0A"/>
    <w:rsid w:val="00B220C9"/>
    <w:rsid w:val="00B22500"/>
    <w:rsid w:val="00B22682"/>
    <w:rsid w:val="00B228E3"/>
    <w:rsid w:val="00B2448C"/>
    <w:rsid w:val="00B24EBE"/>
    <w:rsid w:val="00B26F03"/>
    <w:rsid w:val="00B27171"/>
    <w:rsid w:val="00B275A3"/>
    <w:rsid w:val="00B27DE6"/>
    <w:rsid w:val="00B27E83"/>
    <w:rsid w:val="00B3135B"/>
    <w:rsid w:val="00B32334"/>
    <w:rsid w:val="00B3367F"/>
    <w:rsid w:val="00B33E25"/>
    <w:rsid w:val="00B351F6"/>
    <w:rsid w:val="00B369EF"/>
    <w:rsid w:val="00B36C7E"/>
    <w:rsid w:val="00B37011"/>
    <w:rsid w:val="00B407B0"/>
    <w:rsid w:val="00B4089C"/>
    <w:rsid w:val="00B418B8"/>
    <w:rsid w:val="00B41AE1"/>
    <w:rsid w:val="00B439F5"/>
    <w:rsid w:val="00B45352"/>
    <w:rsid w:val="00B45BD5"/>
    <w:rsid w:val="00B47716"/>
    <w:rsid w:val="00B500FE"/>
    <w:rsid w:val="00B51575"/>
    <w:rsid w:val="00B51A20"/>
    <w:rsid w:val="00B52319"/>
    <w:rsid w:val="00B536C8"/>
    <w:rsid w:val="00B553F9"/>
    <w:rsid w:val="00B5617B"/>
    <w:rsid w:val="00B56DD1"/>
    <w:rsid w:val="00B56ED7"/>
    <w:rsid w:val="00B57549"/>
    <w:rsid w:val="00B60AAD"/>
    <w:rsid w:val="00B60C15"/>
    <w:rsid w:val="00B61A64"/>
    <w:rsid w:val="00B62C78"/>
    <w:rsid w:val="00B62CFB"/>
    <w:rsid w:val="00B65876"/>
    <w:rsid w:val="00B660B8"/>
    <w:rsid w:val="00B67881"/>
    <w:rsid w:val="00B708D6"/>
    <w:rsid w:val="00B70CAC"/>
    <w:rsid w:val="00B70D5E"/>
    <w:rsid w:val="00B71AF8"/>
    <w:rsid w:val="00B73115"/>
    <w:rsid w:val="00B7470F"/>
    <w:rsid w:val="00B76BA0"/>
    <w:rsid w:val="00B81AC3"/>
    <w:rsid w:val="00B83D49"/>
    <w:rsid w:val="00B85272"/>
    <w:rsid w:val="00B856B3"/>
    <w:rsid w:val="00B85766"/>
    <w:rsid w:val="00B85F38"/>
    <w:rsid w:val="00B90CF5"/>
    <w:rsid w:val="00B920A2"/>
    <w:rsid w:val="00B92BB9"/>
    <w:rsid w:val="00B93870"/>
    <w:rsid w:val="00B93B9E"/>
    <w:rsid w:val="00B9584B"/>
    <w:rsid w:val="00B95DB8"/>
    <w:rsid w:val="00B97885"/>
    <w:rsid w:val="00BA0514"/>
    <w:rsid w:val="00BA0A65"/>
    <w:rsid w:val="00BA208C"/>
    <w:rsid w:val="00BA28D2"/>
    <w:rsid w:val="00BA4723"/>
    <w:rsid w:val="00BA4F7C"/>
    <w:rsid w:val="00BA5304"/>
    <w:rsid w:val="00BA5DDD"/>
    <w:rsid w:val="00BA60B5"/>
    <w:rsid w:val="00BA6578"/>
    <w:rsid w:val="00BA6838"/>
    <w:rsid w:val="00BA714A"/>
    <w:rsid w:val="00BA78B5"/>
    <w:rsid w:val="00BB0F64"/>
    <w:rsid w:val="00BB1283"/>
    <w:rsid w:val="00BB13F6"/>
    <w:rsid w:val="00BB1D39"/>
    <w:rsid w:val="00BB2689"/>
    <w:rsid w:val="00BB3F52"/>
    <w:rsid w:val="00BB4079"/>
    <w:rsid w:val="00BB4262"/>
    <w:rsid w:val="00BB6BD2"/>
    <w:rsid w:val="00BB7225"/>
    <w:rsid w:val="00BB7FCD"/>
    <w:rsid w:val="00BC4B5C"/>
    <w:rsid w:val="00BC66E0"/>
    <w:rsid w:val="00BD0ECE"/>
    <w:rsid w:val="00BD10E4"/>
    <w:rsid w:val="00BD15A2"/>
    <w:rsid w:val="00BD1E67"/>
    <w:rsid w:val="00BD214D"/>
    <w:rsid w:val="00BD24C0"/>
    <w:rsid w:val="00BD32CE"/>
    <w:rsid w:val="00BD3CF4"/>
    <w:rsid w:val="00BD6794"/>
    <w:rsid w:val="00BD7365"/>
    <w:rsid w:val="00BD7693"/>
    <w:rsid w:val="00BE186C"/>
    <w:rsid w:val="00BE1E5B"/>
    <w:rsid w:val="00BE2035"/>
    <w:rsid w:val="00BE21BB"/>
    <w:rsid w:val="00BE363F"/>
    <w:rsid w:val="00BE7987"/>
    <w:rsid w:val="00BE7CEF"/>
    <w:rsid w:val="00BF0D06"/>
    <w:rsid w:val="00BF27BE"/>
    <w:rsid w:val="00BF3DFF"/>
    <w:rsid w:val="00BF3FE7"/>
    <w:rsid w:val="00BF422B"/>
    <w:rsid w:val="00BF42AF"/>
    <w:rsid w:val="00BF5105"/>
    <w:rsid w:val="00BF5191"/>
    <w:rsid w:val="00BF521C"/>
    <w:rsid w:val="00BF5F83"/>
    <w:rsid w:val="00C05210"/>
    <w:rsid w:val="00C05C10"/>
    <w:rsid w:val="00C10696"/>
    <w:rsid w:val="00C107A4"/>
    <w:rsid w:val="00C10B39"/>
    <w:rsid w:val="00C12E84"/>
    <w:rsid w:val="00C12EF9"/>
    <w:rsid w:val="00C14563"/>
    <w:rsid w:val="00C14DC4"/>
    <w:rsid w:val="00C176E2"/>
    <w:rsid w:val="00C17945"/>
    <w:rsid w:val="00C20BCB"/>
    <w:rsid w:val="00C21317"/>
    <w:rsid w:val="00C23622"/>
    <w:rsid w:val="00C249E7"/>
    <w:rsid w:val="00C26571"/>
    <w:rsid w:val="00C27D4D"/>
    <w:rsid w:val="00C317EF"/>
    <w:rsid w:val="00C334AC"/>
    <w:rsid w:val="00C334D2"/>
    <w:rsid w:val="00C360AC"/>
    <w:rsid w:val="00C400D0"/>
    <w:rsid w:val="00C40DB7"/>
    <w:rsid w:val="00C41CC9"/>
    <w:rsid w:val="00C44019"/>
    <w:rsid w:val="00C45FFA"/>
    <w:rsid w:val="00C4662A"/>
    <w:rsid w:val="00C519EC"/>
    <w:rsid w:val="00C53403"/>
    <w:rsid w:val="00C5434D"/>
    <w:rsid w:val="00C54CF1"/>
    <w:rsid w:val="00C55406"/>
    <w:rsid w:val="00C5596F"/>
    <w:rsid w:val="00C56974"/>
    <w:rsid w:val="00C56DA5"/>
    <w:rsid w:val="00C5775C"/>
    <w:rsid w:val="00C616B5"/>
    <w:rsid w:val="00C62E9E"/>
    <w:rsid w:val="00C707B0"/>
    <w:rsid w:val="00C7194E"/>
    <w:rsid w:val="00C71E5E"/>
    <w:rsid w:val="00C7372C"/>
    <w:rsid w:val="00C74F63"/>
    <w:rsid w:val="00C76CBF"/>
    <w:rsid w:val="00C77303"/>
    <w:rsid w:val="00C777DA"/>
    <w:rsid w:val="00C80F10"/>
    <w:rsid w:val="00C8217C"/>
    <w:rsid w:val="00C8232F"/>
    <w:rsid w:val="00C85964"/>
    <w:rsid w:val="00C85B44"/>
    <w:rsid w:val="00C85BF0"/>
    <w:rsid w:val="00C86246"/>
    <w:rsid w:val="00C90677"/>
    <w:rsid w:val="00C9512A"/>
    <w:rsid w:val="00C955CE"/>
    <w:rsid w:val="00C9699F"/>
    <w:rsid w:val="00CA153F"/>
    <w:rsid w:val="00CA3613"/>
    <w:rsid w:val="00CA463C"/>
    <w:rsid w:val="00CB0F2A"/>
    <w:rsid w:val="00CB23E2"/>
    <w:rsid w:val="00CB252B"/>
    <w:rsid w:val="00CB2975"/>
    <w:rsid w:val="00CB2B68"/>
    <w:rsid w:val="00CB386A"/>
    <w:rsid w:val="00CB6C75"/>
    <w:rsid w:val="00CB748C"/>
    <w:rsid w:val="00CC01A0"/>
    <w:rsid w:val="00CC136E"/>
    <w:rsid w:val="00CC1FF1"/>
    <w:rsid w:val="00CC2E70"/>
    <w:rsid w:val="00CC54DD"/>
    <w:rsid w:val="00CC6746"/>
    <w:rsid w:val="00CC6B75"/>
    <w:rsid w:val="00CC74D4"/>
    <w:rsid w:val="00CD2835"/>
    <w:rsid w:val="00CD5781"/>
    <w:rsid w:val="00CD6D75"/>
    <w:rsid w:val="00CD7C79"/>
    <w:rsid w:val="00CD7D4C"/>
    <w:rsid w:val="00CE30BE"/>
    <w:rsid w:val="00CE508A"/>
    <w:rsid w:val="00CE5269"/>
    <w:rsid w:val="00CE781E"/>
    <w:rsid w:val="00CE7D4C"/>
    <w:rsid w:val="00CF0466"/>
    <w:rsid w:val="00CF18D9"/>
    <w:rsid w:val="00CF1C19"/>
    <w:rsid w:val="00CF31C5"/>
    <w:rsid w:val="00CF48A7"/>
    <w:rsid w:val="00CF55FA"/>
    <w:rsid w:val="00CF66F5"/>
    <w:rsid w:val="00CF6F14"/>
    <w:rsid w:val="00D02366"/>
    <w:rsid w:val="00D03BC3"/>
    <w:rsid w:val="00D03CCC"/>
    <w:rsid w:val="00D041C0"/>
    <w:rsid w:val="00D042D4"/>
    <w:rsid w:val="00D04983"/>
    <w:rsid w:val="00D05252"/>
    <w:rsid w:val="00D06B92"/>
    <w:rsid w:val="00D07104"/>
    <w:rsid w:val="00D075F0"/>
    <w:rsid w:val="00D075FC"/>
    <w:rsid w:val="00D07AB3"/>
    <w:rsid w:val="00D07D38"/>
    <w:rsid w:val="00D10FE9"/>
    <w:rsid w:val="00D1106E"/>
    <w:rsid w:val="00D15636"/>
    <w:rsid w:val="00D159A2"/>
    <w:rsid w:val="00D159A3"/>
    <w:rsid w:val="00D163B4"/>
    <w:rsid w:val="00D16FC0"/>
    <w:rsid w:val="00D219A4"/>
    <w:rsid w:val="00D21A2F"/>
    <w:rsid w:val="00D21E28"/>
    <w:rsid w:val="00D24F15"/>
    <w:rsid w:val="00D26113"/>
    <w:rsid w:val="00D2737E"/>
    <w:rsid w:val="00D30904"/>
    <w:rsid w:val="00D30B34"/>
    <w:rsid w:val="00D335F5"/>
    <w:rsid w:val="00D351F7"/>
    <w:rsid w:val="00D35929"/>
    <w:rsid w:val="00D36026"/>
    <w:rsid w:val="00D3602D"/>
    <w:rsid w:val="00D3640E"/>
    <w:rsid w:val="00D3783C"/>
    <w:rsid w:val="00D37DD8"/>
    <w:rsid w:val="00D404C3"/>
    <w:rsid w:val="00D40BC0"/>
    <w:rsid w:val="00D411DB"/>
    <w:rsid w:val="00D42060"/>
    <w:rsid w:val="00D42919"/>
    <w:rsid w:val="00D42D61"/>
    <w:rsid w:val="00D4317B"/>
    <w:rsid w:val="00D4488F"/>
    <w:rsid w:val="00D44E56"/>
    <w:rsid w:val="00D45907"/>
    <w:rsid w:val="00D45B3E"/>
    <w:rsid w:val="00D45E91"/>
    <w:rsid w:val="00D45F47"/>
    <w:rsid w:val="00D501C8"/>
    <w:rsid w:val="00D50929"/>
    <w:rsid w:val="00D50F99"/>
    <w:rsid w:val="00D5177A"/>
    <w:rsid w:val="00D518EC"/>
    <w:rsid w:val="00D52A51"/>
    <w:rsid w:val="00D52AB6"/>
    <w:rsid w:val="00D53AAA"/>
    <w:rsid w:val="00D53BBF"/>
    <w:rsid w:val="00D54445"/>
    <w:rsid w:val="00D5555F"/>
    <w:rsid w:val="00D56A9A"/>
    <w:rsid w:val="00D60AE8"/>
    <w:rsid w:val="00D61CB8"/>
    <w:rsid w:val="00D62D4D"/>
    <w:rsid w:val="00D6384E"/>
    <w:rsid w:val="00D6518B"/>
    <w:rsid w:val="00D65C98"/>
    <w:rsid w:val="00D6662B"/>
    <w:rsid w:val="00D67A81"/>
    <w:rsid w:val="00D70C64"/>
    <w:rsid w:val="00D715AC"/>
    <w:rsid w:val="00D71840"/>
    <w:rsid w:val="00D72C29"/>
    <w:rsid w:val="00D735FE"/>
    <w:rsid w:val="00D7376E"/>
    <w:rsid w:val="00D746CB"/>
    <w:rsid w:val="00D748B3"/>
    <w:rsid w:val="00D749DB"/>
    <w:rsid w:val="00D74B4C"/>
    <w:rsid w:val="00D74DB6"/>
    <w:rsid w:val="00D7525E"/>
    <w:rsid w:val="00D75761"/>
    <w:rsid w:val="00D75933"/>
    <w:rsid w:val="00D76409"/>
    <w:rsid w:val="00D778D7"/>
    <w:rsid w:val="00D77CAA"/>
    <w:rsid w:val="00D8103D"/>
    <w:rsid w:val="00D81958"/>
    <w:rsid w:val="00D82892"/>
    <w:rsid w:val="00D829AB"/>
    <w:rsid w:val="00D83A3B"/>
    <w:rsid w:val="00D85348"/>
    <w:rsid w:val="00D87917"/>
    <w:rsid w:val="00D87D49"/>
    <w:rsid w:val="00D90599"/>
    <w:rsid w:val="00D90BC6"/>
    <w:rsid w:val="00D910DC"/>
    <w:rsid w:val="00D915A1"/>
    <w:rsid w:val="00D92370"/>
    <w:rsid w:val="00D933E7"/>
    <w:rsid w:val="00D972D7"/>
    <w:rsid w:val="00D973BB"/>
    <w:rsid w:val="00D97A5C"/>
    <w:rsid w:val="00D97BDA"/>
    <w:rsid w:val="00DA044C"/>
    <w:rsid w:val="00DA0C11"/>
    <w:rsid w:val="00DA1FEE"/>
    <w:rsid w:val="00DA256F"/>
    <w:rsid w:val="00DA305B"/>
    <w:rsid w:val="00DA54C1"/>
    <w:rsid w:val="00DA65AF"/>
    <w:rsid w:val="00DA7ABB"/>
    <w:rsid w:val="00DB0CCA"/>
    <w:rsid w:val="00DB1056"/>
    <w:rsid w:val="00DB20B4"/>
    <w:rsid w:val="00DB2F97"/>
    <w:rsid w:val="00DB4015"/>
    <w:rsid w:val="00DB4720"/>
    <w:rsid w:val="00DB5248"/>
    <w:rsid w:val="00DB5ED5"/>
    <w:rsid w:val="00DC0DFF"/>
    <w:rsid w:val="00DC3972"/>
    <w:rsid w:val="00DC506E"/>
    <w:rsid w:val="00DD026D"/>
    <w:rsid w:val="00DD25A3"/>
    <w:rsid w:val="00DD36C3"/>
    <w:rsid w:val="00DD390D"/>
    <w:rsid w:val="00DD46A2"/>
    <w:rsid w:val="00DD648A"/>
    <w:rsid w:val="00DD685A"/>
    <w:rsid w:val="00DE00A3"/>
    <w:rsid w:val="00DE018F"/>
    <w:rsid w:val="00DE102F"/>
    <w:rsid w:val="00DE22F2"/>
    <w:rsid w:val="00DE2345"/>
    <w:rsid w:val="00DE26D8"/>
    <w:rsid w:val="00DE3562"/>
    <w:rsid w:val="00DE392B"/>
    <w:rsid w:val="00DE3FB4"/>
    <w:rsid w:val="00DE6F17"/>
    <w:rsid w:val="00DE714F"/>
    <w:rsid w:val="00DF091E"/>
    <w:rsid w:val="00DF3F02"/>
    <w:rsid w:val="00DF5F01"/>
    <w:rsid w:val="00DF6B50"/>
    <w:rsid w:val="00DF77F5"/>
    <w:rsid w:val="00E01379"/>
    <w:rsid w:val="00E02C6F"/>
    <w:rsid w:val="00E032FF"/>
    <w:rsid w:val="00E05327"/>
    <w:rsid w:val="00E0537F"/>
    <w:rsid w:val="00E06FE4"/>
    <w:rsid w:val="00E07494"/>
    <w:rsid w:val="00E1047C"/>
    <w:rsid w:val="00E138A8"/>
    <w:rsid w:val="00E13CA4"/>
    <w:rsid w:val="00E15D98"/>
    <w:rsid w:val="00E16363"/>
    <w:rsid w:val="00E16CF5"/>
    <w:rsid w:val="00E20512"/>
    <w:rsid w:val="00E20D0F"/>
    <w:rsid w:val="00E21AC3"/>
    <w:rsid w:val="00E259A4"/>
    <w:rsid w:val="00E261AE"/>
    <w:rsid w:val="00E26387"/>
    <w:rsid w:val="00E27D25"/>
    <w:rsid w:val="00E3087E"/>
    <w:rsid w:val="00E34C23"/>
    <w:rsid w:val="00E351C2"/>
    <w:rsid w:val="00E36071"/>
    <w:rsid w:val="00E36230"/>
    <w:rsid w:val="00E373AD"/>
    <w:rsid w:val="00E407D5"/>
    <w:rsid w:val="00E40A09"/>
    <w:rsid w:val="00E410A2"/>
    <w:rsid w:val="00E4129D"/>
    <w:rsid w:val="00E41C47"/>
    <w:rsid w:val="00E44001"/>
    <w:rsid w:val="00E45D87"/>
    <w:rsid w:val="00E466DC"/>
    <w:rsid w:val="00E514D8"/>
    <w:rsid w:val="00E54172"/>
    <w:rsid w:val="00E5450F"/>
    <w:rsid w:val="00E5557D"/>
    <w:rsid w:val="00E55875"/>
    <w:rsid w:val="00E56964"/>
    <w:rsid w:val="00E56A49"/>
    <w:rsid w:val="00E6101C"/>
    <w:rsid w:val="00E61114"/>
    <w:rsid w:val="00E61292"/>
    <w:rsid w:val="00E63408"/>
    <w:rsid w:val="00E656EB"/>
    <w:rsid w:val="00E659C5"/>
    <w:rsid w:val="00E66541"/>
    <w:rsid w:val="00E6656B"/>
    <w:rsid w:val="00E66C4F"/>
    <w:rsid w:val="00E66C80"/>
    <w:rsid w:val="00E703A8"/>
    <w:rsid w:val="00E70C2D"/>
    <w:rsid w:val="00E71E22"/>
    <w:rsid w:val="00E74AE4"/>
    <w:rsid w:val="00E74B88"/>
    <w:rsid w:val="00E75F2F"/>
    <w:rsid w:val="00E76D43"/>
    <w:rsid w:val="00E76E83"/>
    <w:rsid w:val="00E7784F"/>
    <w:rsid w:val="00E778F7"/>
    <w:rsid w:val="00E80120"/>
    <w:rsid w:val="00E8072B"/>
    <w:rsid w:val="00E81F26"/>
    <w:rsid w:val="00E83956"/>
    <w:rsid w:val="00E84B55"/>
    <w:rsid w:val="00E8530A"/>
    <w:rsid w:val="00E85A76"/>
    <w:rsid w:val="00E8610A"/>
    <w:rsid w:val="00E86486"/>
    <w:rsid w:val="00E866D1"/>
    <w:rsid w:val="00E90AFC"/>
    <w:rsid w:val="00E92205"/>
    <w:rsid w:val="00E92604"/>
    <w:rsid w:val="00E92999"/>
    <w:rsid w:val="00E92A49"/>
    <w:rsid w:val="00E934E8"/>
    <w:rsid w:val="00E93686"/>
    <w:rsid w:val="00E95D71"/>
    <w:rsid w:val="00E95DB7"/>
    <w:rsid w:val="00E962EE"/>
    <w:rsid w:val="00E96930"/>
    <w:rsid w:val="00E9696C"/>
    <w:rsid w:val="00E96A1F"/>
    <w:rsid w:val="00E97E09"/>
    <w:rsid w:val="00EA19A0"/>
    <w:rsid w:val="00EA2516"/>
    <w:rsid w:val="00EA2EA1"/>
    <w:rsid w:val="00EA3A68"/>
    <w:rsid w:val="00EA3D6F"/>
    <w:rsid w:val="00EA40AD"/>
    <w:rsid w:val="00EA59CB"/>
    <w:rsid w:val="00EA724D"/>
    <w:rsid w:val="00EA72D1"/>
    <w:rsid w:val="00EA74E0"/>
    <w:rsid w:val="00EB04A8"/>
    <w:rsid w:val="00EB0DEE"/>
    <w:rsid w:val="00EB1786"/>
    <w:rsid w:val="00EB2DF3"/>
    <w:rsid w:val="00EB2E5C"/>
    <w:rsid w:val="00EB3F13"/>
    <w:rsid w:val="00EB405F"/>
    <w:rsid w:val="00EB485A"/>
    <w:rsid w:val="00EB681F"/>
    <w:rsid w:val="00EC24E8"/>
    <w:rsid w:val="00EC43EC"/>
    <w:rsid w:val="00EC5156"/>
    <w:rsid w:val="00EC52E6"/>
    <w:rsid w:val="00EC5858"/>
    <w:rsid w:val="00EC5EBA"/>
    <w:rsid w:val="00EC61D6"/>
    <w:rsid w:val="00EC6259"/>
    <w:rsid w:val="00EC6E53"/>
    <w:rsid w:val="00ED0670"/>
    <w:rsid w:val="00ED0E67"/>
    <w:rsid w:val="00ED4E6A"/>
    <w:rsid w:val="00ED538E"/>
    <w:rsid w:val="00ED5D5A"/>
    <w:rsid w:val="00EE0199"/>
    <w:rsid w:val="00EE0DCA"/>
    <w:rsid w:val="00EE1FA9"/>
    <w:rsid w:val="00EE3D66"/>
    <w:rsid w:val="00EE4BAE"/>
    <w:rsid w:val="00EE5B4B"/>
    <w:rsid w:val="00EE600A"/>
    <w:rsid w:val="00EE65A5"/>
    <w:rsid w:val="00EE7169"/>
    <w:rsid w:val="00EE71B4"/>
    <w:rsid w:val="00EE7A16"/>
    <w:rsid w:val="00EF12A9"/>
    <w:rsid w:val="00EF1849"/>
    <w:rsid w:val="00EF210F"/>
    <w:rsid w:val="00EF2A39"/>
    <w:rsid w:val="00EF2E33"/>
    <w:rsid w:val="00EF403D"/>
    <w:rsid w:val="00EF504E"/>
    <w:rsid w:val="00EF56C5"/>
    <w:rsid w:val="00EF7691"/>
    <w:rsid w:val="00F00FD5"/>
    <w:rsid w:val="00F029C4"/>
    <w:rsid w:val="00F04078"/>
    <w:rsid w:val="00F04AF6"/>
    <w:rsid w:val="00F051BE"/>
    <w:rsid w:val="00F065F6"/>
    <w:rsid w:val="00F0766F"/>
    <w:rsid w:val="00F07F89"/>
    <w:rsid w:val="00F125A7"/>
    <w:rsid w:val="00F133E9"/>
    <w:rsid w:val="00F13708"/>
    <w:rsid w:val="00F13AC1"/>
    <w:rsid w:val="00F13CBC"/>
    <w:rsid w:val="00F146F5"/>
    <w:rsid w:val="00F15841"/>
    <w:rsid w:val="00F15C16"/>
    <w:rsid w:val="00F15F52"/>
    <w:rsid w:val="00F16110"/>
    <w:rsid w:val="00F17595"/>
    <w:rsid w:val="00F2000B"/>
    <w:rsid w:val="00F201AE"/>
    <w:rsid w:val="00F202AF"/>
    <w:rsid w:val="00F227D0"/>
    <w:rsid w:val="00F244CE"/>
    <w:rsid w:val="00F26FD8"/>
    <w:rsid w:val="00F27003"/>
    <w:rsid w:val="00F2706D"/>
    <w:rsid w:val="00F30398"/>
    <w:rsid w:val="00F314BD"/>
    <w:rsid w:val="00F318CD"/>
    <w:rsid w:val="00F32483"/>
    <w:rsid w:val="00F330A2"/>
    <w:rsid w:val="00F3404F"/>
    <w:rsid w:val="00F34331"/>
    <w:rsid w:val="00F359BE"/>
    <w:rsid w:val="00F3759F"/>
    <w:rsid w:val="00F37906"/>
    <w:rsid w:val="00F41449"/>
    <w:rsid w:val="00F41492"/>
    <w:rsid w:val="00F43103"/>
    <w:rsid w:val="00F433F1"/>
    <w:rsid w:val="00F43993"/>
    <w:rsid w:val="00F43F13"/>
    <w:rsid w:val="00F451FB"/>
    <w:rsid w:val="00F47DE0"/>
    <w:rsid w:val="00F515D4"/>
    <w:rsid w:val="00F51ADD"/>
    <w:rsid w:val="00F51DBA"/>
    <w:rsid w:val="00F53612"/>
    <w:rsid w:val="00F536D9"/>
    <w:rsid w:val="00F539EA"/>
    <w:rsid w:val="00F5512D"/>
    <w:rsid w:val="00F578B0"/>
    <w:rsid w:val="00F604F9"/>
    <w:rsid w:val="00F60F1D"/>
    <w:rsid w:val="00F628C8"/>
    <w:rsid w:val="00F63197"/>
    <w:rsid w:val="00F63BD5"/>
    <w:rsid w:val="00F64096"/>
    <w:rsid w:val="00F64616"/>
    <w:rsid w:val="00F65A04"/>
    <w:rsid w:val="00F668FF"/>
    <w:rsid w:val="00F677EE"/>
    <w:rsid w:val="00F704D2"/>
    <w:rsid w:val="00F71DDA"/>
    <w:rsid w:val="00F73620"/>
    <w:rsid w:val="00F765F0"/>
    <w:rsid w:val="00F76C0E"/>
    <w:rsid w:val="00F771D1"/>
    <w:rsid w:val="00F81CD5"/>
    <w:rsid w:val="00F82176"/>
    <w:rsid w:val="00F82F68"/>
    <w:rsid w:val="00F838CA"/>
    <w:rsid w:val="00F8548B"/>
    <w:rsid w:val="00F85706"/>
    <w:rsid w:val="00F86C2B"/>
    <w:rsid w:val="00F875B0"/>
    <w:rsid w:val="00F902FC"/>
    <w:rsid w:val="00F9237F"/>
    <w:rsid w:val="00F966EB"/>
    <w:rsid w:val="00F968D6"/>
    <w:rsid w:val="00F97EDE"/>
    <w:rsid w:val="00FA2972"/>
    <w:rsid w:val="00FA3F40"/>
    <w:rsid w:val="00FA55AF"/>
    <w:rsid w:val="00FA634B"/>
    <w:rsid w:val="00FA75C8"/>
    <w:rsid w:val="00FA7B54"/>
    <w:rsid w:val="00FB0145"/>
    <w:rsid w:val="00FB0ADF"/>
    <w:rsid w:val="00FB0CB1"/>
    <w:rsid w:val="00FB3665"/>
    <w:rsid w:val="00FB3CA2"/>
    <w:rsid w:val="00FB3ED0"/>
    <w:rsid w:val="00FB510D"/>
    <w:rsid w:val="00FB768C"/>
    <w:rsid w:val="00FC0A4E"/>
    <w:rsid w:val="00FC1AF1"/>
    <w:rsid w:val="00FC1B09"/>
    <w:rsid w:val="00FC29E7"/>
    <w:rsid w:val="00FC2B16"/>
    <w:rsid w:val="00FC3765"/>
    <w:rsid w:val="00FC466A"/>
    <w:rsid w:val="00FD0C89"/>
    <w:rsid w:val="00FD1039"/>
    <w:rsid w:val="00FD1EF9"/>
    <w:rsid w:val="00FD2492"/>
    <w:rsid w:val="00FD26D7"/>
    <w:rsid w:val="00FD2C36"/>
    <w:rsid w:val="00FD3CAC"/>
    <w:rsid w:val="00FD4845"/>
    <w:rsid w:val="00FD5C82"/>
    <w:rsid w:val="00FD6A0F"/>
    <w:rsid w:val="00FD7C46"/>
    <w:rsid w:val="00FE04C5"/>
    <w:rsid w:val="00FE1068"/>
    <w:rsid w:val="00FE130D"/>
    <w:rsid w:val="00FE3266"/>
    <w:rsid w:val="00FE3478"/>
    <w:rsid w:val="00FE3578"/>
    <w:rsid w:val="00FE4429"/>
    <w:rsid w:val="00FE506A"/>
    <w:rsid w:val="00FE50CA"/>
    <w:rsid w:val="00FE6BA4"/>
    <w:rsid w:val="00FE78EA"/>
    <w:rsid w:val="00FE7E5F"/>
    <w:rsid w:val="00FF0303"/>
    <w:rsid w:val="00FF0FD8"/>
    <w:rsid w:val="00FF10D1"/>
    <w:rsid w:val="00FF3CA0"/>
    <w:rsid w:val="00FF4198"/>
    <w:rsid w:val="00FF558A"/>
    <w:rsid w:val="00FF5CBE"/>
    <w:rsid w:val="00FF68B8"/>
    <w:rsid w:val="00FF7423"/>
    <w:rsid w:val="00FF7CE0"/>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CFFA9"/>
  <w15:chartTrackingRefBased/>
  <w15:docId w15:val="{AC5E29D0-5438-D840-9383-1AC70F29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E56"/>
    <w:pPr>
      <w:spacing w:line="480" w:lineRule="auto"/>
      <w:jc w:val="center"/>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775E56"/>
    <w:pPr>
      <w:spacing w:line="480" w:lineRule="auto"/>
      <w:jc w:val="center"/>
      <w:outlineLvl w:val="1"/>
    </w:pPr>
    <w:rPr>
      <w:rFonts w:ascii="Times New Roman" w:hAnsi="Times New Roman" w:cs="Times New Roman"/>
      <w:b/>
      <w:lang w:val="en-US"/>
    </w:rPr>
  </w:style>
  <w:style w:type="paragraph" w:styleId="Heading3">
    <w:name w:val="heading 3"/>
    <w:basedOn w:val="Heading7"/>
    <w:next w:val="Normal"/>
    <w:link w:val="Heading3Char"/>
    <w:uiPriority w:val="9"/>
    <w:unhideWhenUsed/>
    <w:qFormat/>
    <w:rsid w:val="00F34331"/>
    <w:pPr>
      <w:numPr>
        <w:ilvl w:val="0"/>
        <w:numId w:val="0"/>
      </w:numPr>
      <w:outlineLvl w:val="2"/>
    </w:pPr>
  </w:style>
  <w:style w:type="paragraph" w:styleId="Heading4">
    <w:name w:val="heading 4"/>
    <w:basedOn w:val="Heading7"/>
    <w:next w:val="Normal"/>
    <w:link w:val="Heading4Char"/>
    <w:uiPriority w:val="9"/>
    <w:unhideWhenUsed/>
    <w:qFormat/>
    <w:rsid w:val="00BD32CE"/>
    <w:pPr>
      <w:numPr>
        <w:ilvl w:val="0"/>
        <w:numId w:val="0"/>
      </w:numPr>
      <w:outlineLvl w:val="3"/>
    </w:pPr>
  </w:style>
  <w:style w:type="paragraph" w:styleId="Heading5">
    <w:name w:val="heading 5"/>
    <w:basedOn w:val="Heading4"/>
    <w:next w:val="Normal"/>
    <w:link w:val="Heading5Char"/>
    <w:uiPriority w:val="9"/>
    <w:unhideWhenUsed/>
    <w:qFormat/>
    <w:rsid w:val="00434D59"/>
    <w:pPr>
      <w:numPr>
        <w:ilvl w:val="2"/>
      </w:numPr>
      <w:ind w:left="1560" w:hanging="851"/>
      <w:outlineLvl w:val="4"/>
    </w:pPr>
  </w:style>
  <w:style w:type="paragraph" w:styleId="Heading6">
    <w:name w:val="heading 6"/>
    <w:basedOn w:val="Heading4"/>
    <w:next w:val="Normal"/>
    <w:link w:val="Heading6Char"/>
    <w:uiPriority w:val="9"/>
    <w:unhideWhenUsed/>
    <w:qFormat/>
    <w:rsid w:val="0017397C"/>
    <w:pPr>
      <w:outlineLvl w:val="5"/>
    </w:pPr>
  </w:style>
  <w:style w:type="paragraph" w:styleId="Heading7">
    <w:name w:val="heading 7"/>
    <w:basedOn w:val="ListParagraph"/>
    <w:next w:val="Normal"/>
    <w:link w:val="Heading7Char"/>
    <w:autoRedefine/>
    <w:uiPriority w:val="9"/>
    <w:unhideWhenUsed/>
    <w:qFormat/>
    <w:rsid w:val="00C334D2"/>
    <w:pPr>
      <w:numPr>
        <w:ilvl w:val="1"/>
        <w:numId w:val="2"/>
      </w:numPr>
      <w:spacing w:line="480" w:lineRule="auto"/>
      <w:outlineLvl w:val="6"/>
    </w:pPr>
    <w:rPr>
      <w:rFonts w:ascii="Times New Roman" w:hAnsi="Times New Roman" w:cs="Times New Roman"/>
      <w:b/>
      <w:lang w:val="en-US"/>
    </w:rPr>
  </w:style>
  <w:style w:type="paragraph" w:styleId="Heading8">
    <w:name w:val="heading 8"/>
    <w:basedOn w:val="ListParagraph"/>
    <w:next w:val="Normal"/>
    <w:link w:val="Heading8Char"/>
    <w:uiPriority w:val="9"/>
    <w:unhideWhenUsed/>
    <w:qFormat/>
    <w:rsid w:val="00E07494"/>
    <w:pPr>
      <w:numPr>
        <w:numId w:val="8"/>
      </w:numPr>
      <w:spacing w:line="480" w:lineRule="auto"/>
      <w:ind w:left="1598"/>
      <w:outlineLvl w:val="7"/>
    </w:pPr>
    <w:rPr>
      <w:rFonts w:ascii="Times New Roman" w:eastAsia="Arial" w:hAnsi="Times New Roman" w:cs="Times New Roman"/>
      <w:b/>
    </w:rPr>
  </w:style>
  <w:style w:type="paragraph" w:styleId="Heading9">
    <w:name w:val="heading 9"/>
    <w:basedOn w:val="ListParagraph"/>
    <w:next w:val="Normal"/>
    <w:link w:val="Heading9Char"/>
    <w:uiPriority w:val="9"/>
    <w:unhideWhenUsed/>
    <w:qFormat/>
    <w:rsid w:val="00A654BA"/>
    <w:pPr>
      <w:numPr>
        <w:numId w:val="7"/>
      </w:numPr>
      <w:spacing w:line="480" w:lineRule="auto"/>
      <w:outlineLvl w:val="8"/>
    </w:pPr>
    <w:rPr>
      <w:rFonts w:ascii="Times New Roman" w:hAnsi="Times New Roman" w:cs="Times New Roman"/>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E56"/>
    <w:pPr>
      <w:ind w:left="720"/>
      <w:contextualSpacing/>
    </w:pPr>
  </w:style>
  <w:style w:type="character" w:customStyle="1" w:styleId="Heading1Char">
    <w:name w:val="Heading 1 Char"/>
    <w:basedOn w:val="DefaultParagraphFont"/>
    <w:link w:val="Heading1"/>
    <w:uiPriority w:val="9"/>
    <w:rsid w:val="00775E56"/>
    <w:rPr>
      <w:rFonts w:ascii="Times New Roman" w:hAnsi="Times New Roman" w:cs="Times New Roman"/>
      <w:b/>
    </w:rPr>
  </w:style>
  <w:style w:type="character" w:customStyle="1" w:styleId="Heading2Char">
    <w:name w:val="Heading 2 Char"/>
    <w:basedOn w:val="DefaultParagraphFont"/>
    <w:link w:val="Heading2"/>
    <w:uiPriority w:val="9"/>
    <w:rsid w:val="00775E56"/>
    <w:rPr>
      <w:rFonts w:ascii="Times New Roman" w:hAnsi="Times New Roman" w:cs="Times New Roman"/>
      <w:b/>
      <w:lang w:val="en-US"/>
    </w:rPr>
  </w:style>
  <w:style w:type="character" w:customStyle="1" w:styleId="Heading3Char">
    <w:name w:val="Heading 3 Char"/>
    <w:basedOn w:val="DefaultParagraphFont"/>
    <w:link w:val="Heading3"/>
    <w:uiPriority w:val="9"/>
    <w:rsid w:val="00F34331"/>
    <w:rPr>
      <w:rFonts w:ascii="Times New Roman" w:hAnsi="Times New Roman" w:cs="Times New Roman"/>
      <w:b/>
      <w:lang w:val="en-US"/>
    </w:rPr>
  </w:style>
  <w:style w:type="paragraph" w:styleId="TOCHeading">
    <w:name w:val="TOC Heading"/>
    <w:basedOn w:val="Heading1"/>
    <w:next w:val="Normal"/>
    <w:uiPriority w:val="39"/>
    <w:unhideWhenUsed/>
    <w:qFormat/>
    <w:rsid w:val="00732965"/>
    <w:pPr>
      <w:keepNext/>
      <w:keepLines/>
      <w:spacing w:before="48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732965"/>
    <w:pPr>
      <w:spacing w:before="360"/>
    </w:pPr>
    <w:rPr>
      <w:rFonts w:asciiTheme="majorHAnsi" w:hAnsiTheme="majorHAnsi"/>
      <w:b/>
      <w:bCs/>
      <w:caps/>
    </w:rPr>
  </w:style>
  <w:style w:type="paragraph" w:styleId="TOC2">
    <w:name w:val="toc 2"/>
    <w:basedOn w:val="Normal"/>
    <w:next w:val="Normal"/>
    <w:autoRedefine/>
    <w:uiPriority w:val="39"/>
    <w:unhideWhenUsed/>
    <w:rsid w:val="00732965"/>
    <w:pPr>
      <w:spacing w:before="240"/>
    </w:pPr>
    <w:rPr>
      <w:b/>
      <w:bCs/>
      <w:sz w:val="20"/>
      <w:szCs w:val="20"/>
    </w:rPr>
  </w:style>
  <w:style w:type="paragraph" w:styleId="TOC3">
    <w:name w:val="toc 3"/>
    <w:basedOn w:val="Normal"/>
    <w:next w:val="Normal"/>
    <w:autoRedefine/>
    <w:uiPriority w:val="39"/>
    <w:unhideWhenUsed/>
    <w:rsid w:val="00290CE3"/>
    <w:pPr>
      <w:ind w:left="240"/>
    </w:pPr>
    <w:rPr>
      <w:sz w:val="20"/>
      <w:szCs w:val="20"/>
    </w:rPr>
  </w:style>
  <w:style w:type="character" w:styleId="Hyperlink">
    <w:name w:val="Hyperlink"/>
    <w:basedOn w:val="DefaultParagraphFont"/>
    <w:uiPriority w:val="99"/>
    <w:unhideWhenUsed/>
    <w:rsid w:val="00732965"/>
    <w:rPr>
      <w:color w:val="0563C1" w:themeColor="hyperlink"/>
      <w:u w:val="single"/>
    </w:rPr>
  </w:style>
  <w:style w:type="paragraph" w:styleId="TOC4">
    <w:name w:val="toc 4"/>
    <w:basedOn w:val="Normal"/>
    <w:next w:val="Normal"/>
    <w:autoRedefine/>
    <w:uiPriority w:val="39"/>
    <w:unhideWhenUsed/>
    <w:rsid w:val="00732965"/>
    <w:pPr>
      <w:ind w:left="480"/>
    </w:pPr>
    <w:rPr>
      <w:sz w:val="20"/>
      <w:szCs w:val="20"/>
    </w:rPr>
  </w:style>
  <w:style w:type="paragraph" w:styleId="TOC5">
    <w:name w:val="toc 5"/>
    <w:basedOn w:val="Normal"/>
    <w:next w:val="Normal"/>
    <w:autoRedefine/>
    <w:uiPriority w:val="39"/>
    <w:unhideWhenUsed/>
    <w:rsid w:val="00732965"/>
    <w:pPr>
      <w:ind w:left="720"/>
    </w:pPr>
    <w:rPr>
      <w:sz w:val="20"/>
      <w:szCs w:val="20"/>
    </w:rPr>
  </w:style>
  <w:style w:type="paragraph" w:styleId="TOC6">
    <w:name w:val="toc 6"/>
    <w:basedOn w:val="Normal"/>
    <w:next w:val="Normal"/>
    <w:autoRedefine/>
    <w:uiPriority w:val="39"/>
    <w:unhideWhenUsed/>
    <w:rsid w:val="00732965"/>
    <w:pPr>
      <w:ind w:left="960"/>
    </w:pPr>
    <w:rPr>
      <w:sz w:val="20"/>
      <w:szCs w:val="20"/>
    </w:rPr>
  </w:style>
  <w:style w:type="paragraph" w:styleId="TOC7">
    <w:name w:val="toc 7"/>
    <w:basedOn w:val="Normal"/>
    <w:next w:val="Normal"/>
    <w:autoRedefine/>
    <w:uiPriority w:val="39"/>
    <w:unhideWhenUsed/>
    <w:rsid w:val="00732965"/>
    <w:pPr>
      <w:ind w:left="1200"/>
    </w:pPr>
    <w:rPr>
      <w:sz w:val="20"/>
      <w:szCs w:val="20"/>
    </w:rPr>
  </w:style>
  <w:style w:type="paragraph" w:styleId="TOC8">
    <w:name w:val="toc 8"/>
    <w:basedOn w:val="Normal"/>
    <w:next w:val="Normal"/>
    <w:autoRedefine/>
    <w:uiPriority w:val="39"/>
    <w:unhideWhenUsed/>
    <w:rsid w:val="00732965"/>
    <w:pPr>
      <w:ind w:left="1440"/>
    </w:pPr>
    <w:rPr>
      <w:sz w:val="20"/>
      <w:szCs w:val="20"/>
    </w:rPr>
  </w:style>
  <w:style w:type="paragraph" w:styleId="TOC9">
    <w:name w:val="toc 9"/>
    <w:basedOn w:val="Normal"/>
    <w:next w:val="Normal"/>
    <w:autoRedefine/>
    <w:uiPriority w:val="39"/>
    <w:unhideWhenUsed/>
    <w:rsid w:val="00732965"/>
    <w:pPr>
      <w:ind w:left="1680"/>
    </w:pPr>
    <w:rPr>
      <w:sz w:val="20"/>
      <w:szCs w:val="20"/>
    </w:rPr>
  </w:style>
  <w:style w:type="character" w:customStyle="1" w:styleId="Heading4Char">
    <w:name w:val="Heading 4 Char"/>
    <w:basedOn w:val="DefaultParagraphFont"/>
    <w:link w:val="Heading4"/>
    <w:uiPriority w:val="9"/>
    <w:rsid w:val="00BD32CE"/>
    <w:rPr>
      <w:rFonts w:ascii="Times New Roman" w:hAnsi="Times New Roman" w:cs="Times New Roman"/>
      <w:b/>
      <w:lang w:val="en-US"/>
    </w:rPr>
  </w:style>
  <w:style w:type="character" w:customStyle="1" w:styleId="Heading5Char">
    <w:name w:val="Heading 5 Char"/>
    <w:basedOn w:val="DefaultParagraphFont"/>
    <w:link w:val="Heading5"/>
    <w:uiPriority w:val="9"/>
    <w:rsid w:val="00434D59"/>
    <w:rPr>
      <w:rFonts w:ascii="Times New Roman" w:hAnsi="Times New Roman" w:cs="Times New Roman"/>
      <w:b/>
      <w:lang w:val="en-US"/>
    </w:rPr>
  </w:style>
  <w:style w:type="character" w:customStyle="1" w:styleId="Heading6Char">
    <w:name w:val="Heading 6 Char"/>
    <w:basedOn w:val="DefaultParagraphFont"/>
    <w:link w:val="Heading6"/>
    <w:uiPriority w:val="9"/>
    <w:rsid w:val="0017397C"/>
    <w:rPr>
      <w:rFonts w:ascii="Times New Roman" w:hAnsi="Times New Roman" w:cs="Times New Roman"/>
      <w:b/>
      <w:lang w:val="en-US"/>
    </w:rPr>
  </w:style>
  <w:style w:type="paragraph" w:styleId="NormalWeb">
    <w:name w:val="Normal (Web)"/>
    <w:basedOn w:val="Normal"/>
    <w:uiPriority w:val="99"/>
    <w:unhideWhenUsed/>
    <w:rsid w:val="00B85272"/>
    <w:pPr>
      <w:spacing w:before="100" w:beforeAutospacing="1" w:after="100" w:afterAutospacing="1"/>
    </w:pPr>
    <w:rPr>
      <w:rFonts w:ascii="Times New Roman" w:eastAsia="Times New Roman" w:hAnsi="Times New Roman" w:cs="Times New Roman"/>
      <w:lang w:val="en-US"/>
    </w:rPr>
  </w:style>
  <w:style w:type="character" w:customStyle="1" w:styleId="apple-converted-space">
    <w:name w:val="apple-converted-space"/>
    <w:basedOn w:val="DefaultParagraphFont"/>
    <w:rsid w:val="008A50A4"/>
  </w:style>
  <w:style w:type="character" w:customStyle="1" w:styleId="UnresolvedMention1">
    <w:name w:val="Unresolved Mention1"/>
    <w:basedOn w:val="DefaultParagraphFont"/>
    <w:uiPriority w:val="99"/>
    <w:semiHidden/>
    <w:unhideWhenUsed/>
    <w:rsid w:val="00572513"/>
    <w:rPr>
      <w:color w:val="808080"/>
      <w:shd w:val="clear" w:color="auto" w:fill="E6E6E6"/>
    </w:rPr>
  </w:style>
  <w:style w:type="paragraph" w:styleId="Bibliography">
    <w:name w:val="Bibliography"/>
    <w:basedOn w:val="Normal"/>
    <w:next w:val="Normal"/>
    <w:uiPriority w:val="37"/>
    <w:unhideWhenUsed/>
    <w:rsid w:val="00572513"/>
  </w:style>
  <w:style w:type="character" w:styleId="FollowedHyperlink">
    <w:name w:val="FollowedHyperlink"/>
    <w:basedOn w:val="DefaultParagraphFont"/>
    <w:uiPriority w:val="99"/>
    <w:semiHidden/>
    <w:unhideWhenUsed/>
    <w:rsid w:val="00572513"/>
    <w:rPr>
      <w:color w:val="954F72" w:themeColor="followedHyperlink"/>
      <w:u w:val="single"/>
    </w:rPr>
  </w:style>
  <w:style w:type="paragraph" w:styleId="Footer">
    <w:name w:val="footer"/>
    <w:basedOn w:val="Normal"/>
    <w:link w:val="FooterChar"/>
    <w:uiPriority w:val="99"/>
    <w:unhideWhenUsed/>
    <w:qFormat/>
    <w:rsid w:val="009E694F"/>
    <w:pPr>
      <w:tabs>
        <w:tab w:val="center" w:pos="4513"/>
        <w:tab w:val="right" w:pos="9026"/>
      </w:tabs>
    </w:pPr>
  </w:style>
  <w:style w:type="character" w:customStyle="1" w:styleId="FooterChar">
    <w:name w:val="Footer Char"/>
    <w:basedOn w:val="DefaultParagraphFont"/>
    <w:link w:val="Footer"/>
    <w:uiPriority w:val="99"/>
    <w:rsid w:val="009E694F"/>
  </w:style>
  <w:style w:type="character" w:styleId="PageNumber">
    <w:name w:val="page number"/>
    <w:basedOn w:val="DefaultParagraphFont"/>
    <w:uiPriority w:val="99"/>
    <w:semiHidden/>
    <w:unhideWhenUsed/>
    <w:rsid w:val="009E694F"/>
  </w:style>
  <w:style w:type="paragraph" w:styleId="Header">
    <w:name w:val="header"/>
    <w:basedOn w:val="Normal"/>
    <w:link w:val="HeaderChar"/>
    <w:uiPriority w:val="99"/>
    <w:unhideWhenUsed/>
    <w:rsid w:val="0023113A"/>
    <w:pPr>
      <w:tabs>
        <w:tab w:val="center" w:pos="4513"/>
        <w:tab w:val="right" w:pos="9026"/>
      </w:tabs>
    </w:pPr>
  </w:style>
  <w:style w:type="character" w:customStyle="1" w:styleId="HeaderChar">
    <w:name w:val="Header Char"/>
    <w:basedOn w:val="DefaultParagraphFont"/>
    <w:link w:val="Header"/>
    <w:uiPriority w:val="99"/>
    <w:rsid w:val="0023113A"/>
  </w:style>
  <w:style w:type="character" w:customStyle="1" w:styleId="Heading7Char">
    <w:name w:val="Heading 7 Char"/>
    <w:basedOn w:val="DefaultParagraphFont"/>
    <w:link w:val="Heading7"/>
    <w:uiPriority w:val="9"/>
    <w:rsid w:val="00C334D2"/>
    <w:rPr>
      <w:rFonts w:ascii="Times New Roman" w:hAnsi="Times New Roman" w:cs="Times New Roman"/>
      <w:b/>
      <w:lang w:val="en-US"/>
    </w:rPr>
  </w:style>
  <w:style w:type="table" w:styleId="TableGrid">
    <w:name w:val="Table Grid"/>
    <w:basedOn w:val="TableNormal"/>
    <w:uiPriority w:val="39"/>
    <w:rsid w:val="00F30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4488F"/>
    <w:rPr>
      <w:b/>
      <w:bCs/>
    </w:rPr>
  </w:style>
  <w:style w:type="character" w:styleId="Emphasis">
    <w:name w:val="Emphasis"/>
    <w:basedOn w:val="DefaultParagraphFont"/>
    <w:uiPriority w:val="20"/>
    <w:qFormat/>
    <w:rsid w:val="00D4488F"/>
    <w:rPr>
      <w:i/>
      <w:iCs/>
    </w:rPr>
  </w:style>
  <w:style w:type="character" w:styleId="CommentReference">
    <w:name w:val="annotation reference"/>
    <w:basedOn w:val="DefaultParagraphFont"/>
    <w:uiPriority w:val="99"/>
    <w:semiHidden/>
    <w:unhideWhenUsed/>
    <w:rsid w:val="00F451FB"/>
    <w:rPr>
      <w:sz w:val="16"/>
      <w:szCs w:val="16"/>
    </w:rPr>
  </w:style>
  <w:style w:type="paragraph" w:styleId="CommentText">
    <w:name w:val="annotation text"/>
    <w:basedOn w:val="Normal"/>
    <w:link w:val="CommentTextChar"/>
    <w:uiPriority w:val="99"/>
    <w:unhideWhenUsed/>
    <w:rsid w:val="00F451FB"/>
    <w:rPr>
      <w:sz w:val="20"/>
      <w:szCs w:val="20"/>
    </w:rPr>
  </w:style>
  <w:style w:type="character" w:customStyle="1" w:styleId="CommentTextChar">
    <w:name w:val="Comment Text Char"/>
    <w:basedOn w:val="DefaultParagraphFont"/>
    <w:link w:val="CommentText"/>
    <w:uiPriority w:val="99"/>
    <w:rsid w:val="00F451FB"/>
    <w:rPr>
      <w:sz w:val="20"/>
      <w:szCs w:val="20"/>
    </w:rPr>
  </w:style>
  <w:style w:type="paragraph" w:styleId="CommentSubject">
    <w:name w:val="annotation subject"/>
    <w:basedOn w:val="CommentText"/>
    <w:next w:val="CommentText"/>
    <w:link w:val="CommentSubjectChar"/>
    <w:uiPriority w:val="99"/>
    <w:semiHidden/>
    <w:unhideWhenUsed/>
    <w:rsid w:val="00F451FB"/>
    <w:rPr>
      <w:b/>
      <w:bCs/>
    </w:rPr>
  </w:style>
  <w:style w:type="character" w:customStyle="1" w:styleId="CommentSubjectChar">
    <w:name w:val="Comment Subject Char"/>
    <w:basedOn w:val="CommentTextChar"/>
    <w:link w:val="CommentSubject"/>
    <w:uiPriority w:val="99"/>
    <w:semiHidden/>
    <w:rsid w:val="00F451FB"/>
    <w:rPr>
      <w:b/>
      <w:bCs/>
      <w:sz w:val="20"/>
      <w:szCs w:val="20"/>
    </w:rPr>
  </w:style>
  <w:style w:type="paragraph" w:styleId="BalloonText">
    <w:name w:val="Balloon Text"/>
    <w:basedOn w:val="Normal"/>
    <w:link w:val="BalloonTextChar"/>
    <w:uiPriority w:val="99"/>
    <w:semiHidden/>
    <w:unhideWhenUsed/>
    <w:rsid w:val="00F451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451FB"/>
    <w:rPr>
      <w:rFonts w:ascii="Times New Roman" w:hAnsi="Times New Roman" w:cs="Times New Roman"/>
      <w:sz w:val="18"/>
      <w:szCs w:val="18"/>
    </w:rPr>
  </w:style>
  <w:style w:type="character" w:customStyle="1" w:styleId="Heading8Char">
    <w:name w:val="Heading 8 Char"/>
    <w:basedOn w:val="DefaultParagraphFont"/>
    <w:link w:val="Heading8"/>
    <w:uiPriority w:val="9"/>
    <w:rsid w:val="00E07494"/>
    <w:rPr>
      <w:rFonts w:ascii="Times New Roman" w:eastAsia="Arial" w:hAnsi="Times New Roman" w:cs="Times New Roman"/>
      <w:b/>
    </w:rPr>
  </w:style>
  <w:style w:type="character" w:customStyle="1" w:styleId="Heading9Char">
    <w:name w:val="Heading 9 Char"/>
    <w:basedOn w:val="DefaultParagraphFont"/>
    <w:link w:val="Heading9"/>
    <w:uiPriority w:val="9"/>
    <w:rsid w:val="00A654BA"/>
    <w:rPr>
      <w:rFonts w:ascii="Times New Roman" w:hAnsi="Times New Roman" w:cs="Times New Roman"/>
      <w:b/>
      <w:lang w:val="en-US"/>
    </w:rPr>
  </w:style>
  <w:style w:type="paragraph" w:styleId="FootnoteText">
    <w:name w:val="footnote text"/>
    <w:basedOn w:val="Normal"/>
    <w:link w:val="FootnoteTextChar"/>
    <w:uiPriority w:val="99"/>
    <w:semiHidden/>
    <w:unhideWhenUsed/>
    <w:rsid w:val="00CE508A"/>
    <w:rPr>
      <w:sz w:val="20"/>
      <w:szCs w:val="20"/>
    </w:rPr>
  </w:style>
  <w:style w:type="character" w:customStyle="1" w:styleId="FootnoteTextChar">
    <w:name w:val="Footnote Text Char"/>
    <w:basedOn w:val="DefaultParagraphFont"/>
    <w:link w:val="FootnoteText"/>
    <w:uiPriority w:val="99"/>
    <w:semiHidden/>
    <w:rsid w:val="00CE508A"/>
    <w:rPr>
      <w:sz w:val="20"/>
      <w:szCs w:val="20"/>
    </w:rPr>
  </w:style>
  <w:style w:type="character" w:styleId="FootnoteReference">
    <w:name w:val="footnote reference"/>
    <w:basedOn w:val="DefaultParagraphFont"/>
    <w:uiPriority w:val="99"/>
    <w:semiHidden/>
    <w:unhideWhenUsed/>
    <w:rsid w:val="00CE508A"/>
    <w:rPr>
      <w:vertAlign w:val="superscript"/>
    </w:rPr>
  </w:style>
  <w:style w:type="character" w:styleId="PlaceholderText">
    <w:name w:val="Placeholder Text"/>
    <w:basedOn w:val="DefaultParagraphFont"/>
    <w:uiPriority w:val="99"/>
    <w:semiHidden/>
    <w:rsid w:val="004A6133"/>
    <w:rPr>
      <w:color w:val="808080"/>
    </w:rPr>
  </w:style>
  <w:style w:type="character" w:customStyle="1" w:styleId="UnresolvedMention2">
    <w:name w:val="Unresolved Mention2"/>
    <w:basedOn w:val="DefaultParagraphFont"/>
    <w:uiPriority w:val="99"/>
    <w:semiHidden/>
    <w:unhideWhenUsed/>
    <w:rsid w:val="00AA09A0"/>
    <w:rPr>
      <w:color w:val="605E5C"/>
      <w:shd w:val="clear" w:color="auto" w:fill="E1DFDD"/>
    </w:rPr>
  </w:style>
  <w:style w:type="paragraph" w:styleId="Revision">
    <w:name w:val="Revision"/>
    <w:hidden/>
    <w:uiPriority w:val="99"/>
    <w:semiHidden/>
    <w:rsid w:val="00B536C8"/>
  </w:style>
  <w:style w:type="paragraph" w:customStyle="1" w:styleId="Equations">
    <w:name w:val="Equations"/>
    <w:basedOn w:val="Normal"/>
    <w:uiPriority w:val="19"/>
    <w:qFormat/>
    <w:rsid w:val="00FC3765"/>
    <w:pPr>
      <w:spacing w:line="360" w:lineRule="auto"/>
      <w:ind w:firstLine="284"/>
      <w:jc w:val="both"/>
    </w:pPr>
    <w:rPr>
      <w:rFonts w:asciiTheme="majorBidi" w:eastAsiaTheme="minorEastAsia" w:hAnsiTheme="majorBidi"/>
      <w:b/>
      <w:szCs w:val="22"/>
      <w:lang w:val="en-US"/>
    </w:rPr>
  </w:style>
  <w:style w:type="character" w:styleId="BookTitle">
    <w:name w:val="Book Title"/>
    <w:basedOn w:val="DefaultParagraphFont"/>
    <w:uiPriority w:val="33"/>
    <w:qFormat/>
    <w:rsid w:val="001B20A0"/>
    <w:rPr>
      <w:rFonts w:ascii="Arial Narrow" w:hAnsi="Arial Narrow"/>
      <w:b/>
      <w:bCs/>
      <w:caps/>
      <w:color w:val="auto"/>
      <w:spacing w:val="5"/>
      <w:sz w:val="32"/>
      <w:u w:val="none"/>
    </w:rPr>
  </w:style>
  <w:style w:type="character" w:customStyle="1" w:styleId="Style1">
    <w:name w:val="Style1"/>
    <w:basedOn w:val="DefaultParagraphFont"/>
    <w:uiPriority w:val="19"/>
    <w:rsid w:val="001B20A0"/>
    <w:rPr>
      <w:rFonts w:ascii="Times New Roman" w:hAnsi="Times New Roman"/>
      <w:b/>
      <w:caps/>
      <w:smallCaps w:val="0"/>
      <w:strike w:val="0"/>
      <w:dstrike w:val="0"/>
      <w:vanish w:val="0"/>
      <w:sz w:val="28"/>
      <w:vertAlign w:val="baseline"/>
    </w:rPr>
  </w:style>
  <w:style w:type="paragraph" w:styleId="Title">
    <w:name w:val="Title"/>
    <w:aliases w:val="Figures"/>
    <w:basedOn w:val="Normal"/>
    <w:next w:val="Normal"/>
    <w:link w:val="TitleChar"/>
    <w:uiPriority w:val="10"/>
    <w:qFormat/>
    <w:rsid w:val="00FC3765"/>
    <w:pPr>
      <w:contextualSpacing/>
    </w:pPr>
    <w:rPr>
      <w:rFonts w:ascii="Times" w:eastAsiaTheme="majorEastAsia" w:hAnsi="Times" w:cstheme="majorBidi"/>
      <w:spacing w:val="-10"/>
      <w:kern w:val="28"/>
      <w:szCs w:val="56"/>
    </w:rPr>
  </w:style>
  <w:style w:type="character" w:customStyle="1" w:styleId="TitleChar">
    <w:name w:val="Title Char"/>
    <w:aliases w:val="Figures Char"/>
    <w:basedOn w:val="DefaultParagraphFont"/>
    <w:link w:val="Title"/>
    <w:uiPriority w:val="10"/>
    <w:rsid w:val="00FC3765"/>
    <w:rPr>
      <w:rFonts w:ascii="Times" w:eastAsiaTheme="majorEastAsia" w:hAnsi="Times" w:cstheme="majorBidi"/>
      <w:spacing w:val="-10"/>
      <w:kern w:val="28"/>
      <w:szCs w:val="56"/>
    </w:rPr>
  </w:style>
  <w:style w:type="paragraph" w:styleId="Subtitle">
    <w:name w:val="Subtitle"/>
    <w:aliases w:val="Tables"/>
    <w:basedOn w:val="Normal"/>
    <w:next w:val="Normal"/>
    <w:link w:val="SubtitleChar"/>
    <w:uiPriority w:val="11"/>
    <w:qFormat/>
    <w:rsid w:val="00F81C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aliases w:val="Tables Char"/>
    <w:basedOn w:val="DefaultParagraphFont"/>
    <w:link w:val="Subtitle"/>
    <w:uiPriority w:val="11"/>
    <w:rsid w:val="00F81CD5"/>
    <w:rPr>
      <w:rFonts w:eastAsiaTheme="minorEastAsia"/>
      <w:color w:val="5A5A5A" w:themeColor="text1" w:themeTint="A5"/>
      <w:spacing w:val="15"/>
      <w:sz w:val="22"/>
      <w:szCs w:val="22"/>
    </w:rPr>
  </w:style>
  <w:style w:type="paragraph" w:styleId="Quote">
    <w:name w:val="Quote"/>
    <w:aliases w:val="Equations Maths"/>
    <w:basedOn w:val="Normal"/>
    <w:next w:val="Normal"/>
    <w:link w:val="QuoteChar"/>
    <w:uiPriority w:val="29"/>
    <w:qFormat/>
    <w:rsid w:val="0041259E"/>
    <w:pPr>
      <w:spacing w:before="200" w:after="160" w:line="480" w:lineRule="auto"/>
      <w:ind w:left="864" w:right="864"/>
      <w:jc w:val="both"/>
    </w:pPr>
    <w:rPr>
      <w:rFonts w:ascii="Times New Roman" w:hAnsi="Times New Roman"/>
      <w:b/>
      <w:iCs/>
    </w:rPr>
  </w:style>
  <w:style w:type="character" w:customStyle="1" w:styleId="QuoteChar">
    <w:name w:val="Quote Char"/>
    <w:aliases w:val="Equations Maths Char"/>
    <w:basedOn w:val="DefaultParagraphFont"/>
    <w:link w:val="Quote"/>
    <w:uiPriority w:val="29"/>
    <w:rsid w:val="0041259E"/>
    <w:rPr>
      <w:rFonts w:ascii="Times New Roman" w:hAnsi="Times New Roman"/>
      <w:b/>
      <w:iCs/>
    </w:rPr>
  </w:style>
  <w:style w:type="character" w:styleId="UnresolvedMention">
    <w:name w:val="Unresolved Mention"/>
    <w:basedOn w:val="DefaultParagraphFont"/>
    <w:uiPriority w:val="99"/>
    <w:semiHidden/>
    <w:unhideWhenUsed/>
    <w:rsid w:val="00694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1312">
      <w:bodyDiv w:val="1"/>
      <w:marLeft w:val="0"/>
      <w:marRight w:val="0"/>
      <w:marTop w:val="0"/>
      <w:marBottom w:val="0"/>
      <w:divBdr>
        <w:top w:val="none" w:sz="0" w:space="0" w:color="auto"/>
        <w:left w:val="none" w:sz="0" w:space="0" w:color="auto"/>
        <w:bottom w:val="none" w:sz="0" w:space="0" w:color="auto"/>
        <w:right w:val="none" w:sz="0" w:space="0" w:color="auto"/>
      </w:divBdr>
    </w:div>
    <w:div w:id="10911118">
      <w:bodyDiv w:val="1"/>
      <w:marLeft w:val="0"/>
      <w:marRight w:val="0"/>
      <w:marTop w:val="0"/>
      <w:marBottom w:val="0"/>
      <w:divBdr>
        <w:top w:val="none" w:sz="0" w:space="0" w:color="auto"/>
        <w:left w:val="none" w:sz="0" w:space="0" w:color="auto"/>
        <w:bottom w:val="none" w:sz="0" w:space="0" w:color="auto"/>
        <w:right w:val="none" w:sz="0" w:space="0" w:color="auto"/>
      </w:divBdr>
      <w:divsChild>
        <w:div w:id="1411803827">
          <w:marLeft w:val="0"/>
          <w:marRight w:val="0"/>
          <w:marTop w:val="0"/>
          <w:marBottom w:val="0"/>
          <w:divBdr>
            <w:top w:val="none" w:sz="0" w:space="0" w:color="auto"/>
            <w:left w:val="none" w:sz="0" w:space="0" w:color="auto"/>
            <w:bottom w:val="none" w:sz="0" w:space="0" w:color="auto"/>
            <w:right w:val="none" w:sz="0" w:space="0" w:color="auto"/>
          </w:divBdr>
          <w:divsChild>
            <w:div w:id="451750563">
              <w:marLeft w:val="0"/>
              <w:marRight w:val="0"/>
              <w:marTop w:val="0"/>
              <w:marBottom w:val="0"/>
              <w:divBdr>
                <w:top w:val="none" w:sz="0" w:space="0" w:color="auto"/>
                <w:left w:val="none" w:sz="0" w:space="0" w:color="auto"/>
                <w:bottom w:val="none" w:sz="0" w:space="0" w:color="auto"/>
                <w:right w:val="none" w:sz="0" w:space="0" w:color="auto"/>
              </w:divBdr>
              <w:divsChild>
                <w:div w:id="5599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3031">
      <w:bodyDiv w:val="1"/>
      <w:marLeft w:val="0"/>
      <w:marRight w:val="0"/>
      <w:marTop w:val="0"/>
      <w:marBottom w:val="0"/>
      <w:divBdr>
        <w:top w:val="none" w:sz="0" w:space="0" w:color="auto"/>
        <w:left w:val="none" w:sz="0" w:space="0" w:color="auto"/>
        <w:bottom w:val="none" w:sz="0" w:space="0" w:color="auto"/>
        <w:right w:val="none" w:sz="0" w:space="0" w:color="auto"/>
      </w:divBdr>
      <w:divsChild>
        <w:div w:id="605691819">
          <w:marLeft w:val="0"/>
          <w:marRight w:val="0"/>
          <w:marTop w:val="0"/>
          <w:marBottom w:val="0"/>
          <w:divBdr>
            <w:top w:val="none" w:sz="0" w:space="0" w:color="auto"/>
            <w:left w:val="none" w:sz="0" w:space="0" w:color="auto"/>
            <w:bottom w:val="none" w:sz="0" w:space="0" w:color="auto"/>
            <w:right w:val="none" w:sz="0" w:space="0" w:color="auto"/>
          </w:divBdr>
          <w:divsChild>
            <w:div w:id="1917012805">
              <w:marLeft w:val="0"/>
              <w:marRight w:val="0"/>
              <w:marTop w:val="0"/>
              <w:marBottom w:val="0"/>
              <w:divBdr>
                <w:top w:val="none" w:sz="0" w:space="0" w:color="auto"/>
                <w:left w:val="none" w:sz="0" w:space="0" w:color="auto"/>
                <w:bottom w:val="none" w:sz="0" w:space="0" w:color="auto"/>
                <w:right w:val="none" w:sz="0" w:space="0" w:color="auto"/>
              </w:divBdr>
              <w:divsChild>
                <w:div w:id="4576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16620">
      <w:bodyDiv w:val="1"/>
      <w:marLeft w:val="0"/>
      <w:marRight w:val="0"/>
      <w:marTop w:val="0"/>
      <w:marBottom w:val="0"/>
      <w:divBdr>
        <w:top w:val="none" w:sz="0" w:space="0" w:color="auto"/>
        <w:left w:val="none" w:sz="0" w:space="0" w:color="auto"/>
        <w:bottom w:val="none" w:sz="0" w:space="0" w:color="auto"/>
        <w:right w:val="none" w:sz="0" w:space="0" w:color="auto"/>
      </w:divBdr>
      <w:divsChild>
        <w:div w:id="2052531800">
          <w:marLeft w:val="0"/>
          <w:marRight w:val="0"/>
          <w:marTop w:val="0"/>
          <w:marBottom w:val="0"/>
          <w:divBdr>
            <w:top w:val="none" w:sz="0" w:space="0" w:color="auto"/>
            <w:left w:val="none" w:sz="0" w:space="0" w:color="auto"/>
            <w:bottom w:val="none" w:sz="0" w:space="0" w:color="auto"/>
            <w:right w:val="none" w:sz="0" w:space="0" w:color="auto"/>
          </w:divBdr>
          <w:divsChild>
            <w:div w:id="418722095">
              <w:marLeft w:val="0"/>
              <w:marRight w:val="0"/>
              <w:marTop w:val="0"/>
              <w:marBottom w:val="0"/>
              <w:divBdr>
                <w:top w:val="none" w:sz="0" w:space="0" w:color="auto"/>
                <w:left w:val="none" w:sz="0" w:space="0" w:color="auto"/>
                <w:bottom w:val="none" w:sz="0" w:space="0" w:color="auto"/>
                <w:right w:val="none" w:sz="0" w:space="0" w:color="auto"/>
              </w:divBdr>
              <w:divsChild>
                <w:div w:id="1531608754">
                  <w:marLeft w:val="0"/>
                  <w:marRight w:val="0"/>
                  <w:marTop w:val="0"/>
                  <w:marBottom w:val="0"/>
                  <w:divBdr>
                    <w:top w:val="none" w:sz="0" w:space="0" w:color="auto"/>
                    <w:left w:val="none" w:sz="0" w:space="0" w:color="auto"/>
                    <w:bottom w:val="none" w:sz="0" w:space="0" w:color="auto"/>
                    <w:right w:val="none" w:sz="0" w:space="0" w:color="auto"/>
                  </w:divBdr>
                  <w:divsChild>
                    <w:div w:id="10646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1793">
      <w:bodyDiv w:val="1"/>
      <w:marLeft w:val="0"/>
      <w:marRight w:val="0"/>
      <w:marTop w:val="0"/>
      <w:marBottom w:val="0"/>
      <w:divBdr>
        <w:top w:val="none" w:sz="0" w:space="0" w:color="auto"/>
        <w:left w:val="none" w:sz="0" w:space="0" w:color="auto"/>
        <w:bottom w:val="none" w:sz="0" w:space="0" w:color="auto"/>
        <w:right w:val="none" w:sz="0" w:space="0" w:color="auto"/>
      </w:divBdr>
    </w:div>
    <w:div w:id="59057456">
      <w:bodyDiv w:val="1"/>
      <w:marLeft w:val="0"/>
      <w:marRight w:val="0"/>
      <w:marTop w:val="0"/>
      <w:marBottom w:val="0"/>
      <w:divBdr>
        <w:top w:val="none" w:sz="0" w:space="0" w:color="auto"/>
        <w:left w:val="none" w:sz="0" w:space="0" w:color="auto"/>
        <w:bottom w:val="none" w:sz="0" w:space="0" w:color="auto"/>
        <w:right w:val="none" w:sz="0" w:space="0" w:color="auto"/>
      </w:divBdr>
      <w:divsChild>
        <w:div w:id="1437754892">
          <w:marLeft w:val="0"/>
          <w:marRight w:val="0"/>
          <w:marTop w:val="0"/>
          <w:marBottom w:val="0"/>
          <w:divBdr>
            <w:top w:val="none" w:sz="0" w:space="0" w:color="auto"/>
            <w:left w:val="none" w:sz="0" w:space="0" w:color="auto"/>
            <w:bottom w:val="none" w:sz="0" w:space="0" w:color="auto"/>
            <w:right w:val="none" w:sz="0" w:space="0" w:color="auto"/>
          </w:divBdr>
          <w:divsChild>
            <w:div w:id="136387030">
              <w:marLeft w:val="0"/>
              <w:marRight w:val="0"/>
              <w:marTop w:val="0"/>
              <w:marBottom w:val="0"/>
              <w:divBdr>
                <w:top w:val="none" w:sz="0" w:space="0" w:color="auto"/>
                <w:left w:val="none" w:sz="0" w:space="0" w:color="auto"/>
                <w:bottom w:val="none" w:sz="0" w:space="0" w:color="auto"/>
                <w:right w:val="none" w:sz="0" w:space="0" w:color="auto"/>
              </w:divBdr>
              <w:divsChild>
                <w:div w:id="789325643">
                  <w:marLeft w:val="0"/>
                  <w:marRight w:val="0"/>
                  <w:marTop w:val="0"/>
                  <w:marBottom w:val="0"/>
                  <w:divBdr>
                    <w:top w:val="none" w:sz="0" w:space="0" w:color="auto"/>
                    <w:left w:val="none" w:sz="0" w:space="0" w:color="auto"/>
                    <w:bottom w:val="none" w:sz="0" w:space="0" w:color="auto"/>
                    <w:right w:val="none" w:sz="0" w:space="0" w:color="auto"/>
                  </w:divBdr>
                </w:div>
              </w:divsChild>
            </w:div>
            <w:div w:id="1946644767">
              <w:marLeft w:val="0"/>
              <w:marRight w:val="0"/>
              <w:marTop w:val="0"/>
              <w:marBottom w:val="0"/>
              <w:divBdr>
                <w:top w:val="none" w:sz="0" w:space="0" w:color="auto"/>
                <w:left w:val="none" w:sz="0" w:space="0" w:color="auto"/>
                <w:bottom w:val="none" w:sz="0" w:space="0" w:color="auto"/>
                <w:right w:val="none" w:sz="0" w:space="0" w:color="auto"/>
              </w:divBdr>
              <w:divsChild>
                <w:div w:id="959727113">
                  <w:marLeft w:val="0"/>
                  <w:marRight w:val="0"/>
                  <w:marTop w:val="0"/>
                  <w:marBottom w:val="0"/>
                  <w:divBdr>
                    <w:top w:val="none" w:sz="0" w:space="0" w:color="auto"/>
                    <w:left w:val="none" w:sz="0" w:space="0" w:color="auto"/>
                    <w:bottom w:val="none" w:sz="0" w:space="0" w:color="auto"/>
                    <w:right w:val="none" w:sz="0" w:space="0" w:color="auto"/>
                  </w:divBdr>
                </w:div>
                <w:div w:id="14968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8081">
      <w:bodyDiv w:val="1"/>
      <w:marLeft w:val="0"/>
      <w:marRight w:val="0"/>
      <w:marTop w:val="0"/>
      <w:marBottom w:val="0"/>
      <w:divBdr>
        <w:top w:val="none" w:sz="0" w:space="0" w:color="auto"/>
        <w:left w:val="none" w:sz="0" w:space="0" w:color="auto"/>
        <w:bottom w:val="none" w:sz="0" w:space="0" w:color="auto"/>
        <w:right w:val="none" w:sz="0" w:space="0" w:color="auto"/>
      </w:divBdr>
      <w:divsChild>
        <w:div w:id="533807706">
          <w:marLeft w:val="0"/>
          <w:marRight w:val="0"/>
          <w:marTop w:val="0"/>
          <w:marBottom w:val="0"/>
          <w:divBdr>
            <w:top w:val="none" w:sz="0" w:space="0" w:color="auto"/>
            <w:left w:val="none" w:sz="0" w:space="0" w:color="auto"/>
            <w:bottom w:val="none" w:sz="0" w:space="0" w:color="auto"/>
            <w:right w:val="none" w:sz="0" w:space="0" w:color="auto"/>
          </w:divBdr>
          <w:divsChild>
            <w:div w:id="986397144">
              <w:marLeft w:val="0"/>
              <w:marRight w:val="0"/>
              <w:marTop w:val="0"/>
              <w:marBottom w:val="0"/>
              <w:divBdr>
                <w:top w:val="none" w:sz="0" w:space="0" w:color="auto"/>
                <w:left w:val="none" w:sz="0" w:space="0" w:color="auto"/>
                <w:bottom w:val="none" w:sz="0" w:space="0" w:color="auto"/>
                <w:right w:val="none" w:sz="0" w:space="0" w:color="auto"/>
              </w:divBdr>
              <w:divsChild>
                <w:div w:id="14851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6830">
      <w:bodyDiv w:val="1"/>
      <w:marLeft w:val="0"/>
      <w:marRight w:val="0"/>
      <w:marTop w:val="0"/>
      <w:marBottom w:val="0"/>
      <w:divBdr>
        <w:top w:val="none" w:sz="0" w:space="0" w:color="auto"/>
        <w:left w:val="none" w:sz="0" w:space="0" w:color="auto"/>
        <w:bottom w:val="none" w:sz="0" w:space="0" w:color="auto"/>
        <w:right w:val="none" w:sz="0" w:space="0" w:color="auto"/>
      </w:divBdr>
    </w:div>
    <w:div w:id="181668137">
      <w:bodyDiv w:val="1"/>
      <w:marLeft w:val="0"/>
      <w:marRight w:val="0"/>
      <w:marTop w:val="0"/>
      <w:marBottom w:val="0"/>
      <w:divBdr>
        <w:top w:val="none" w:sz="0" w:space="0" w:color="auto"/>
        <w:left w:val="none" w:sz="0" w:space="0" w:color="auto"/>
        <w:bottom w:val="none" w:sz="0" w:space="0" w:color="auto"/>
        <w:right w:val="none" w:sz="0" w:space="0" w:color="auto"/>
      </w:divBdr>
    </w:div>
    <w:div w:id="183517765">
      <w:bodyDiv w:val="1"/>
      <w:marLeft w:val="0"/>
      <w:marRight w:val="0"/>
      <w:marTop w:val="0"/>
      <w:marBottom w:val="0"/>
      <w:divBdr>
        <w:top w:val="none" w:sz="0" w:space="0" w:color="auto"/>
        <w:left w:val="none" w:sz="0" w:space="0" w:color="auto"/>
        <w:bottom w:val="none" w:sz="0" w:space="0" w:color="auto"/>
        <w:right w:val="none" w:sz="0" w:space="0" w:color="auto"/>
      </w:divBdr>
      <w:divsChild>
        <w:div w:id="870604530">
          <w:marLeft w:val="0"/>
          <w:marRight w:val="0"/>
          <w:marTop w:val="0"/>
          <w:marBottom w:val="0"/>
          <w:divBdr>
            <w:top w:val="none" w:sz="0" w:space="0" w:color="auto"/>
            <w:left w:val="none" w:sz="0" w:space="0" w:color="auto"/>
            <w:bottom w:val="none" w:sz="0" w:space="0" w:color="auto"/>
            <w:right w:val="none" w:sz="0" w:space="0" w:color="auto"/>
          </w:divBdr>
          <w:divsChild>
            <w:div w:id="99692175">
              <w:marLeft w:val="0"/>
              <w:marRight w:val="0"/>
              <w:marTop w:val="0"/>
              <w:marBottom w:val="0"/>
              <w:divBdr>
                <w:top w:val="none" w:sz="0" w:space="0" w:color="auto"/>
                <w:left w:val="none" w:sz="0" w:space="0" w:color="auto"/>
                <w:bottom w:val="none" w:sz="0" w:space="0" w:color="auto"/>
                <w:right w:val="none" w:sz="0" w:space="0" w:color="auto"/>
              </w:divBdr>
              <w:divsChild>
                <w:div w:id="14961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6762">
      <w:bodyDiv w:val="1"/>
      <w:marLeft w:val="0"/>
      <w:marRight w:val="0"/>
      <w:marTop w:val="0"/>
      <w:marBottom w:val="0"/>
      <w:divBdr>
        <w:top w:val="none" w:sz="0" w:space="0" w:color="auto"/>
        <w:left w:val="none" w:sz="0" w:space="0" w:color="auto"/>
        <w:bottom w:val="none" w:sz="0" w:space="0" w:color="auto"/>
        <w:right w:val="none" w:sz="0" w:space="0" w:color="auto"/>
      </w:divBdr>
      <w:divsChild>
        <w:div w:id="293415028">
          <w:marLeft w:val="0"/>
          <w:marRight w:val="0"/>
          <w:marTop w:val="0"/>
          <w:marBottom w:val="0"/>
          <w:divBdr>
            <w:top w:val="none" w:sz="0" w:space="0" w:color="auto"/>
            <w:left w:val="none" w:sz="0" w:space="0" w:color="auto"/>
            <w:bottom w:val="none" w:sz="0" w:space="0" w:color="auto"/>
            <w:right w:val="none" w:sz="0" w:space="0" w:color="auto"/>
          </w:divBdr>
          <w:divsChild>
            <w:div w:id="766803684">
              <w:marLeft w:val="0"/>
              <w:marRight w:val="0"/>
              <w:marTop w:val="0"/>
              <w:marBottom w:val="0"/>
              <w:divBdr>
                <w:top w:val="none" w:sz="0" w:space="0" w:color="auto"/>
                <w:left w:val="none" w:sz="0" w:space="0" w:color="auto"/>
                <w:bottom w:val="none" w:sz="0" w:space="0" w:color="auto"/>
                <w:right w:val="none" w:sz="0" w:space="0" w:color="auto"/>
              </w:divBdr>
              <w:divsChild>
                <w:div w:id="16090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633">
      <w:bodyDiv w:val="1"/>
      <w:marLeft w:val="0"/>
      <w:marRight w:val="0"/>
      <w:marTop w:val="0"/>
      <w:marBottom w:val="0"/>
      <w:divBdr>
        <w:top w:val="none" w:sz="0" w:space="0" w:color="auto"/>
        <w:left w:val="none" w:sz="0" w:space="0" w:color="auto"/>
        <w:bottom w:val="none" w:sz="0" w:space="0" w:color="auto"/>
        <w:right w:val="none" w:sz="0" w:space="0" w:color="auto"/>
      </w:divBdr>
    </w:div>
    <w:div w:id="201285398">
      <w:bodyDiv w:val="1"/>
      <w:marLeft w:val="0"/>
      <w:marRight w:val="0"/>
      <w:marTop w:val="0"/>
      <w:marBottom w:val="0"/>
      <w:divBdr>
        <w:top w:val="none" w:sz="0" w:space="0" w:color="auto"/>
        <w:left w:val="none" w:sz="0" w:space="0" w:color="auto"/>
        <w:bottom w:val="none" w:sz="0" w:space="0" w:color="auto"/>
        <w:right w:val="none" w:sz="0" w:space="0" w:color="auto"/>
      </w:divBdr>
      <w:divsChild>
        <w:div w:id="1632398824">
          <w:marLeft w:val="0"/>
          <w:marRight w:val="0"/>
          <w:marTop w:val="0"/>
          <w:marBottom w:val="0"/>
          <w:divBdr>
            <w:top w:val="none" w:sz="0" w:space="0" w:color="auto"/>
            <w:left w:val="none" w:sz="0" w:space="0" w:color="auto"/>
            <w:bottom w:val="none" w:sz="0" w:space="0" w:color="auto"/>
            <w:right w:val="none" w:sz="0" w:space="0" w:color="auto"/>
          </w:divBdr>
          <w:divsChild>
            <w:div w:id="1482431162">
              <w:marLeft w:val="0"/>
              <w:marRight w:val="0"/>
              <w:marTop w:val="0"/>
              <w:marBottom w:val="0"/>
              <w:divBdr>
                <w:top w:val="none" w:sz="0" w:space="0" w:color="auto"/>
                <w:left w:val="none" w:sz="0" w:space="0" w:color="auto"/>
                <w:bottom w:val="none" w:sz="0" w:space="0" w:color="auto"/>
                <w:right w:val="none" w:sz="0" w:space="0" w:color="auto"/>
              </w:divBdr>
              <w:divsChild>
                <w:div w:id="1322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7677">
      <w:bodyDiv w:val="1"/>
      <w:marLeft w:val="0"/>
      <w:marRight w:val="0"/>
      <w:marTop w:val="0"/>
      <w:marBottom w:val="0"/>
      <w:divBdr>
        <w:top w:val="none" w:sz="0" w:space="0" w:color="auto"/>
        <w:left w:val="none" w:sz="0" w:space="0" w:color="auto"/>
        <w:bottom w:val="none" w:sz="0" w:space="0" w:color="auto"/>
        <w:right w:val="none" w:sz="0" w:space="0" w:color="auto"/>
      </w:divBdr>
    </w:div>
    <w:div w:id="222911371">
      <w:bodyDiv w:val="1"/>
      <w:marLeft w:val="0"/>
      <w:marRight w:val="0"/>
      <w:marTop w:val="0"/>
      <w:marBottom w:val="0"/>
      <w:divBdr>
        <w:top w:val="none" w:sz="0" w:space="0" w:color="auto"/>
        <w:left w:val="none" w:sz="0" w:space="0" w:color="auto"/>
        <w:bottom w:val="none" w:sz="0" w:space="0" w:color="auto"/>
        <w:right w:val="none" w:sz="0" w:space="0" w:color="auto"/>
      </w:divBdr>
      <w:divsChild>
        <w:div w:id="1016613780">
          <w:marLeft w:val="0"/>
          <w:marRight w:val="0"/>
          <w:marTop w:val="0"/>
          <w:marBottom w:val="0"/>
          <w:divBdr>
            <w:top w:val="none" w:sz="0" w:space="0" w:color="auto"/>
            <w:left w:val="none" w:sz="0" w:space="0" w:color="auto"/>
            <w:bottom w:val="none" w:sz="0" w:space="0" w:color="auto"/>
            <w:right w:val="none" w:sz="0" w:space="0" w:color="auto"/>
          </w:divBdr>
          <w:divsChild>
            <w:div w:id="1935817347">
              <w:marLeft w:val="0"/>
              <w:marRight w:val="0"/>
              <w:marTop w:val="0"/>
              <w:marBottom w:val="0"/>
              <w:divBdr>
                <w:top w:val="none" w:sz="0" w:space="0" w:color="auto"/>
                <w:left w:val="none" w:sz="0" w:space="0" w:color="auto"/>
                <w:bottom w:val="none" w:sz="0" w:space="0" w:color="auto"/>
                <w:right w:val="none" w:sz="0" w:space="0" w:color="auto"/>
              </w:divBdr>
              <w:divsChild>
                <w:div w:id="7549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42577">
      <w:bodyDiv w:val="1"/>
      <w:marLeft w:val="0"/>
      <w:marRight w:val="0"/>
      <w:marTop w:val="0"/>
      <w:marBottom w:val="0"/>
      <w:divBdr>
        <w:top w:val="none" w:sz="0" w:space="0" w:color="auto"/>
        <w:left w:val="none" w:sz="0" w:space="0" w:color="auto"/>
        <w:bottom w:val="none" w:sz="0" w:space="0" w:color="auto"/>
        <w:right w:val="none" w:sz="0" w:space="0" w:color="auto"/>
      </w:divBdr>
      <w:divsChild>
        <w:div w:id="848911790">
          <w:marLeft w:val="0"/>
          <w:marRight w:val="0"/>
          <w:marTop w:val="0"/>
          <w:marBottom w:val="0"/>
          <w:divBdr>
            <w:top w:val="none" w:sz="0" w:space="0" w:color="auto"/>
            <w:left w:val="none" w:sz="0" w:space="0" w:color="auto"/>
            <w:bottom w:val="none" w:sz="0" w:space="0" w:color="auto"/>
            <w:right w:val="none" w:sz="0" w:space="0" w:color="auto"/>
          </w:divBdr>
          <w:divsChild>
            <w:div w:id="530919328">
              <w:marLeft w:val="0"/>
              <w:marRight w:val="0"/>
              <w:marTop w:val="0"/>
              <w:marBottom w:val="0"/>
              <w:divBdr>
                <w:top w:val="none" w:sz="0" w:space="0" w:color="auto"/>
                <w:left w:val="none" w:sz="0" w:space="0" w:color="auto"/>
                <w:bottom w:val="none" w:sz="0" w:space="0" w:color="auto"/>
                <w:right w:val="none" w:sz="0" w:space="0" w:color="auto"/>
              </w:divBdr>
              <w:divsChild>
                <w:div w:id="1474636987">
                  <w:marLeft w:val="0"/>
                  <w:marRight w:val="0"/>
                  <w:marTop w:val="0"/>
                  <w:marBottom w:val="0"/>
                  <w:divBdr>
                    <w:top w:val="none" w:sz="0" w:space="0" w:color="auto"/>
                    <w:left w:val="none" w:sz="0" w:space="0" w:color="auto"/>
                    <w:bottom w:val="none" w:sz="0" w:space="0" w:color="auto"/>
                    <w:right w:val="none" w:sz="0" w:space="0" w:color="auto"/>
                  </w:divBdr>
                  <w:divsChild>
                    <w:div w:id="14968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79286">
      <w:bodyDiv w:val="1"/>
      <w:marLeft w:val="0"/>
      <w:marRight w:val="0"/>
      <w:marTop w:val="0"/>
      <w:marBottom w:val="0"/>
      <w:divBdr>
        <w:top w:val="none" w:sz="0" w:space="0" w:color="auto"/>
        <w:left w:val="none" w:sz="0" w:space="0" w:color="auto"/>
        <w:bottom w:val="none" w:sz="0" w:space="0" w:color="auto"/>
        <w:right w:val="none" w:sz="0" w:space="0" w:color="auto"/>
      </w:divBdr>
      <w:divsChild>
        <w:div w:id="1604653448">
          <w:marLeft w:val="0"/>
          <w:marRight w:val="0"/>
          <w:marTop w:val="0"/>
          <w:marBottom w:val="0"/>
          <w:divBdr>
            <w:top w:val="none" w:sz="0" w:space="0" w:color="auto"/>
            <w:left w:val="none" w:sz="0" w:space="0" w:color="auto"/>
            <w:bottom w:val="none" w:sz="0" w:space="0" w:color="auto"/>
            <w:right w:val="none" w:sz="0" w:space="0" w:color="auto"/>
          </w:divBdr>
          <w:divsChild>
            <w:div w:id="1722830189">
              <w:marLeft w:val="0"/>
              <w:marRight w:val="0"/>
              <w:marTop w:val="0"/>
              <w:marBottom w:val="0"/>
              <w:divBdr>
                <w:top w:val="none" w:sz="0" w:space="0" w:color="auto"/>
                <w:left w:val="none" w:sz="0" w:space="0" w:color="auto"/>
                <w:bottom w:val="none" w:sz="0" w:space="0" w:color="auto"/>
                <w:right w:val="none" w:sz="0" w:space="0" w:color="auto"/>
              </w:divBdr>
              <w:divsChild>
                <w:div w:id="2302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165580">
      <w:bodyDiv w:val="1"/>
      <w:marLeft w:val="0"/>
      <w:marRight w:val="0"/>
      <w:marTop w:val="0"/>
      <w:marBottom w:val="0"/>
      <w:divBdr>
        <w:top w:val="none" w:sz="0" w:space="0" w:color="auto"/>
        <w:left w:val="none" w:sz="0" w:space="0" w:color="auto"/>
        <w:bottom w:val="none" w:sz="0" w:space="0" w:color="auto"/>
        <w:right w:val="none" w:sz="0" w:space="0" w:color="auto"/>
      </w:divBdr>
    </w:div>
    <w:div w:id="270403029">
      <w:bodyDiv w:val="1"/>
      <w:marLeft w:val="0"/>
      <w:marRight w:val="0"/>
      <w:marTop w:val="0"/>
      <w:marBottom w:val="0"/>
      <w:divBdr>
        <w:top w:val="none" w:sz="0" w:space="0" w:color="auto"/>
        <w:left w:val="none" w:sz="0" w:space="0" w:color="auto"/>
        <w:bottom w:val="none" w:sz="0" w:space="0" w:color="auto"/>
        <w:right w:val="none" w:sz="0" w:space="0" w:color="auto"/>
      </w:divBdr>
    </w:div>
    <w:div w:id="284583647">
      <w:bodyDiv w:val="1"/>
      <w:marLeft w:val="0"/>
      <w:marRight w:val="0"/>
      <w:marTop w:val="0"/>
      <w:marBottom w:val="0"/>
      <w:divBdr>
        <w:top w:val="none" w:sz="0" w:space="0" w:color="auto"/>
        <w:left w:val="none" w:sz="0" w:space="0" w:color="auto"/>
        <w:bottom w:val="none" w:sz="0" w:space="0" w:color="auto"/>
        <w:right w:val="none" w:sz="0" w:space="0" w:color="auto"/>
      </w:divBdr>
    </w:div>
    <w:div w:id="311717235">
      <w:bodyDiv w:val="1"/>
      <w:marLeft w:val="0"/>
      <w:marRight w:val="0"/>
      <w:marTop w:val="0"/>
      <w:marBottom w:val="0"/>
      <w:divBdr>
        <w:top w:val="none" w:sz="0" w:space="0" w:color="auto"/>
        <w:left w:val="none" w:sz="0" w:space="0" w:color="auto"/>
        <w:bottom w:val="none" w:sz="0" w:space="0" w:color="auto"/>
        <w:right w:val="none" w:sz="0" w:space="0" w:color="auto"/>
      </w:divBdr>
      <w:divsChild>
        <w:div w:id="1398700665">
          <w:marLeft w:val="0"/>
          <w:marRight w:val="0"/>
          <w:marTop w:val="0"/>
          <w:marBottom w:val="0"/>
          <w:divBdr>
            <w:top w:val="none" w:sz="0" w:space="0" w:color="auto"/>
            <w:left w:val="none" w:sz="0" w:space="0" w:color="auto"/>
            <w:bottom w:val="none" w:sz="0" w:space="0" w:color="auto"/>
            <w:right w:val="none" w:sz="0" w:space="0" w:color="auto"/>
          </w:divBdr>
          <w:divsChild>
            <w:div w:id="195385659">
              <w:marLeft w:val="0"/>
              <w:marRight w:val="0"/>
              <w:marTop w:val="0"/>
              <w:marBottom w:val="0"/>
              <w:divBdr>
                <w:top w:val="none" w:sz="0" w:space="0" w:color="auto"/>
                <w:left w:val="none" w:sz="0" w:space="0" w:color="auto"/>
                <w:bottom w:val="none" w:sz="0" w:space="0" w:color="auto"/>
                <w:right w:val="none" w:sz="0" w:space="0" w:color="auto"/>
              </w:divBdr>
              <w:divsChild>
                <w:div w:id="13562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7614">
      <w:bodyDiv w:val="1"/>
      <w:marLeft w:val="0"/>
      <w:marRight w:val="0"/>
      <w:marTop w:val="0"/>
      <w:marBottom w:val="0"/>
      <w:divBdr>
        <w:top w:val="none" w:sz="0" w:space="0" w:color="auto"/>
        <w:left w:val="none" w:sz="0" w:space="0" w:color="auto"/>
        <w:bottom w:val="none" w:sz="0" w:space="0" w:color="auto"/>
        <w:right w:val="none" w:sz="0" w:space="0" w:color="auto"/>
      </w:divBdr>
      <w:divsChild>
        <w:div w:id="193468969">
          <w:marLeft w:val="0"/>
          <w:marRight w:val="0"/>
          <w:marTop w:val="0"/>
          <w:marBottom w:val="0"/>
          <w:divBdr>
            <w:top w:val="none" w:sz="0" w:space="0" w:color="auto"/>
            <w:left w:val="none" w:sz="0" w:space="0" w:color="auto"/>
            <w:bottom w:val="none" w:sz="0" w:space="0" w:color="auto"/>
            <w:right w:val="none" w:sz="0" w:space="0" w:color="auto"/>
          </w:divBdr>
          <w:divsChild>
            <w:div w:id="1326012906">
              <w:marLeft w:val="0"/>
              <w:marRight w:val="0"/>
              <w:marTop w:val="0"/>
              <w:marBottom w:val="0"/>
              <w:divBdr>
                <w:top w:val="none" w:sz="0" w:space="0" w:color="auto"/>
                <w:left w:val="none" w:sz="0" w:space="0" w:color="auto"/>
                <w:bottom w:val="none" w:sz="0" w:space="0" w:color="auto"/>
                <w:right w:val="none" w:sz="0" w:space="0" w:color="auto"/>
              </w:divBdr>
              <w:divsChild>
                <w:div w:id="2155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2378">
      <w:bodyDiv w:val="1"/>
      <w:marLeft w:val="0"/>
      <w:marRight w:val="0"/>
      <w:marTop w:val="0"/>
      <w:marBottom w:val="0"/>
      <w:divBdr>
        <w:top w:val="none" w:sz="0" w:space="0" w:color="auto"/>
        <w:left w:val="none" w:sz="0" w:space="0" w:color="auto"/>
        <w:bottom w:val="none" w:sz="0" w:space="0" w:color="auto"/>
        <w:right w:val="none" w:sz="0" w:space="0" w:color="auto"/>
      </w:divBdr>
    </w:div>
    <w:div w:id="379322662">
      <w:bodyDiv w:val="1"/>
      <w:marLeft w:val="0"/>
      <w:marRight w:val="0"/>
      <w:marTop w:val="0"/>
      <w:marBottom w:val="0"/>
      <w:divBdr>
        <w:top w:val="none" w:sz="0" w:space="0" w:color="auto"/>
        <w:left w:val="none" w:sz="0" w:space="0" w:color="auto"/>
        <w:bottom w:val="none" w:sz="0" w:space="0" w:color="auto"/>
        <w:right w:val="none" w:sz="0" w:space="0" w:color="auto"/>
      </w:divBdr>
      <w:divsChild>
        <w:div w:id="358549658">
          <w:marLeft w:val="0"/>
          <w:marRight w:val="0"/>
          <w:marTop w:val="0"/>
          <w:marBottom w:val="0"/>
          <w:divBdr>
            <w:top w:val="none" w:sz="0" w:space="0" w:color="auto"/>
            <w:left w:val="none" w:sz="0" w:space="0" w:color="auto"/>
            <w:bottom w:val="none" w:sz="0" w:space="0" w:color="auto"/>
            <w:right w:val="none" w:sz="0" w:space="0" w:color="auto"/>
          </w:divBdr>
          <w:divsChild>
            <w:div w:id="1153791135">
              <w:marLeft w:val="0"/>
              <w:marRight w:val="0"/>
              <w:marTop w:val="0"/>
              <w:marBottom w:val="0"/>
              <w:divBdr>
                <w:top w:val="none" w:sz="0" w:space="0" w:color="auto"/>
                <w:left w:val="none" w:sz="0" w:space="0" w:color="auto"/>
                <w:bottom w:val="none" w:sz="0" w:space="0" w:color="auto"/>
                <w:right w:val="none" w:sz="0" w:space="0" w:color="auto"/>
              </w:divBdr>
              <w:divsChild>
                <w:div w:id="7283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22838">
      <w:bodyDiv w:val="1"/>
      <w:marLeft w:val="0"/>
      <w:marRight w:val="0"/>
      <w:marTop w:val="0"/>
      <w:marBottom w:val="0"/>
      <w:divBdr>
        <w:top w:val="none" w:sz="0" w:space="0" w:color="auto"/>
        <w:left w:val="none" w:sz="0" w:space="0" w:color="auto"/>
        <w:bottom w:val="none" w:sz="0" w:space="0" w:color="auto"/>
        <w:right w:val="none" w:sz="0" w:space="0" w:color="auto"/>
      </w:divBdr>
      <w:divsChild>
        <w:div w:id="103888957">
          <w:marLeft w:val="0"/>
          <w:marRight w:val="0"/>
          <w:marTop w:val="0"/>
          <w:marBottom w:val="0"/>
          <w:divBdr>
            <w:top w:val="none" w:sz="0" w:space="0" w:color="auto"/>
            <w:left w:val="none" w:sz="0" w:space="0" w:color="auto"/>
            <w:bottom w:val="none" w:sz="0" w:space="0" w:color="auto"/>
            <w:right w:val="none" w:sz="0" w:space="0" w:color="auto"/>
          </w:divBdr>
          <w:divsChild>
            <w:div w:id="1108543886">
              <w:marLeft w:val="0"/>
              <w:marRight w:val="0"/>
              <w:marTop w:val="0"/>
              <w:marBottom w:val="0"/>
              <w:divBdr>
                <w:top w:val="none" w:sz="0" w:space="0" w:color="auto"/>
                <w:left w:val="none" w:sz="0" w:space="0" w:color="auto"/>
                <w:bottom w:val="none" w:sz="0" w:space="0" w:color="auto"/>
                <w:right w:val="none" w:sz="0" w:space="0" w:color="auto"/>
              </w:divBdr>
              <w:divsChild>
                <w:div w:id="1182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2926">
      <w:bodyDiv w:val="1"/>
      <w:marLeft w:val="0"/>
      <w:marRight w:val="0"/>
      <w:marTop w:val="0"/>
      <w:marBottom w:val="0"/>
      <w:divBdr>
        <w:top w:val="none" w:sz="0" w:space="0" w:color="auto"/>
        <w:left w:val="none" w:sz="0" w:space="0" w:color="auto"/>
        <w:bottom w:val="none" w:sz="0" w:space="0" w:color="auto"/>
        <w:right w:val="none" w:sz="0" w:space="0" w:color="auto"/>
      </w:divBdr>
      <w:divsChild>
        <w:div w:id="396441321">
          <w:marLeft w:val="0"/>
          <w:marRight w:val="0"/>
          <w:marTop w:val="0"/>
          <w:marBottom w:val="0"/>
          <w:divBdr>
            <w:top w:val="none" w:sz="0" w:space="0" w:color="auto"/>
            <w:left w:val="none" w:sz="0" w:space="0" w:color="auto"/>
            <w:bottom w:val="none" w:sz="0" w:space="0" w:color="auto"/>
            <w:right w:val="none" w:sz="0" w:space="0" w:color="auto"/>
          </w:divBdr>
          <w:divsChild>
            <w:div w:id="320043244">
              <w:marLeft w:val="0"/>
              <w:marRight w:val="0"/>
              <w:marTop w:val="0"/>
              <w:marBottom w:val="0"/>
              <w:divBdr>
                <w:top w:val="none" w:sz="0" w:space="0" w:color="auto"/>
                <w:left w:val="none" w:sz="0" w:space="0" w:color="auto"/>
                <w:bottom w:val="none" w:sz="0" w:space="0" w:color="auto"/>
                <w:right w:val="none" w:sz="0" w:space="0" w:color="auto"/>
              </w:divBdr>
              <w:divsChild>
                <w:div w:id="1714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1647">
      <w:bodyDiv w:val="1"/>
      <w:marLeft w:val="0"/>
      <w:marRight w:val="0"/>
      <w:marTop w:val="0"/>
      <w:marBottom w:val="0"/>
      <w:divBdr>
        <w:top w:val="none" w:sz="0" w:space="0" w:color="auto"/>
        <w:left w:val="none" w:sz="0" w:space="0" w:color="auto"/>
        <w:bottom w:val="none" w:sz="0" w:space="0" w:color="auto"/>
        <w:right w:val="none" w:sz="0" w:space="0" w:color="auto"/>
      </w:divBdr>
      <w:divsChild>
        <w:div w:id="1567109161">
          <w:marLeft w:val="0"/>
          <w:marRight w:val="0"/>
          <w:marTop w:val="0"/>
          <w:marBottom w:val="0"/>
          <w:divBdr>
            <w:top w:val="none" w:sz="0" w:space="0" w:color="auto"/>
            <w:left w:val="none" w:sz="0" w:space="0" w:color="auto"/>
            <w:bottom w:val="none" w:sz="0" w:space="0" w:color="auto"/>
            <w:right w:val="none" w:sz="0" w:space="0" w:color="auto"/>
          </w:divBdr>
          <w:divsChild>
            <w:div w:id="67965679">
              <w:marLeft w:val="0"/>
              <w:marRight w:val="0"/>
              <w:marTop w:val="0"/>
              <w:marBottom w:val="0"/>
              <w:divBdr>
                <w:top w:val="none" w:sz="0" w:space="0" w:color="auto"/>
                <w:left w:val="none" w:sz="0" w:space="0" w:color="auto"/>
                <w:bottom w:val="none" w:sz="0" w:space="0" w:color="auto"/>
                <w:right w:val="none" w:sz="0" w:space="0" w:color="auto"/>
              </w:divBdr>
              <w:divsChild>
                <w:div w:id="13942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875">
      <w:bodyDiv w:val="1"/>
      <w:marLeft w:val="0"/>
      <w:marRight w:val="0"/>
      <w:marTop w:val="0"/>
      <w:marBottom w:val="0"/>
      <w:divBdr>
        <w:top w:val="none" w:sz="0" w:space="0" w:color="auto"/>
        <w:left w:val="none" w:sz="0" w:space="0" w:color="auto"/>
        <w:bottom w:val="none" w:sz="0" w:space="0" w:color="auto"/>
        <w:right w:val="none" w:sz="0" w:space="0" w:color="auto"/>
      </w:divBdr>
    </w:div>
    <w:div w:id="486173497">
      <w:bodyDiv w:val="1"/>
      <w:marLeft w:val="0"/>
      <w:marRight w:val="0"/>
      <w:marTop w:val="0"/>
      <w:marBottom w:val="0"/>
      <w:divBdr>
        <w:top w:val="none" w:sz="0" w:space="0" w:color="auto"/>
        <w:left w:val="none" w:sz="0" w:space="0" w:color="auto"/>
        <w:bottom w:val="none" w:sz="0" w:space="0" w:color="auto"/>
        <w:right w:val="none" w:sz="0" w:space="0" w:color="auto"/>
      </w:divBdr>
      <w:divsChild>
        <w:div w:id="412775706">
          <w:marLeft w:val="0"/>
          <w:marRight w:val="0"/>
          <w:marTop w:val="0"/>
          <w:marBottom w:val="0"/>
          <w:divBdr>
            <w:top w:val="none" w:sz="0" w:space="0" w:color="auto"/>
            <w:left w:val="none" w:sz="0" w:space="0" w:color="auto"/>
            <w:bottom w:val="none" w:sz="0" w:space="0" w:color="auto"/>
            <w:right w:val="none" w:sz="0" w:space="0" w:color="auto"/>
          </w:divBdr>
          <w:divsChild>
            <w:div w:id="834684560">
              <w:marLeft w:val="0"/>
              <w:marRight w:val="0"/>
              <w:marTop w:val="0"/>
              <w:marBottom w:val="0"/>
              <w:divBdr>
                <w:top w:val="none" w:sz="0" w:space="0" w:color="auto"/>
                <w:left w:val="none" w:sz="0" w:space="0" w:color="auto"/>
                <w:bottom w:val="none" w:sz="0" w:space="0" w:color="auto"/>
                <w:right w:val="none" w:sz="0" w:space="0" w:color="auto"/>
              </w:divBdr>
              <w:divsChild>
                <w:div w:id="1562980580">
                  <w:marLeft w:val="0"/>
                  <w:marRight w:val="0"/>
                  <w:marTop w:val="0"/>
                  <w:marBottom w:val="0"/>
                  <w:divBdr>
                    <w:top w:val="none" w:sz="0" w:space="0" w:color="auto"/>
                    <w:left w:val="none" w:sz="0" w:space="0" w:color="auto"/>
                    <w:bottom w:val="none" w:sz="0" w:space="0" w:color="auto"/>
                    <w:right w:val="none" w:sz="0" w:space="0" w:color="auto"/>
                  </w:divBdr>
                  <w:divsChild>
                    <w:div w:id="3474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81890">
      <w:bodyDiv w:val="1"/>
      <w:marLeft w:val="0"/>
      <w:marRight w:val="0"/>
      <w:marTop w:val="0"/>
      <w:marBottom w:val="0"/>
      <w:divBdr>
        <w:top w:val="none" w:sz="0" w:space="0" w:color="auto"/>
        <w:left w:val="none" w:sz="0" w:space="0" w:color="auto"/>
        <w:bottom w:val="none" w:sz="0" w:space="0" w:color="auto"/>
        <w:right w:val="none" w:sz="0" w:space="0" w:color="auto"/>
      </w:divBdr>
    </w:div>
    <w:div w:id="570965006">
      <w:bodyDiv w:val="1"/>
      <w:marLeft w:val="0"/>
      <w:marRight w:val="0"/>
      <w:marTop w:val="0"/>
      <w:marBottom w:val="0"/>
      <w:divBdr>
        <w:top w:val="none" w:sz="0" w:space="0" w:color="auto"/>
        <w:left w:val="none" w:sz="0" w:space="0" w:color="auto"/>
        <w:bottom w:val="none" w:sz="0" w:space="0" w:color="auto"/>
        <w:right w:val="none" w:sz="0" w:space="0" w:color="auto"/>
      </w:divBdr>
    </w:div>
    <w:div w:id="596790286">
      <w:bodyDiv w:val="1"/>
      <w:marLeft w:val="0"/>
      <w:marRight w:val="0"/>
      <w:marTop w:val="0"/>
      <w:marBottom w:val="0"/>
      <w:divBdr>
        <w:top w:val="none" w:sz="0" w:space="0" w:color="auto"/>
        <w:left w:val="none" w:sz="0" w:space="0" w:color="auto"/>
        <w:bottom w:val="none" w:sz="0" w:space="0" w:color="auto"/>
        <w:right w:val="none" w:sz="0" w:space="0" w:color="auto"/>
      </w:divBdr>
    </w:div>
    <w:div w:id="620383869">
      <w:bodyDiv w:val="1"/>
      <w:marLeft w:val="0"/>
      <w:marRight w:val="0"/>
      <w:marTop w:val="0"/>
      <w:marBottom w:val="0"/>
      <w:divBdr>
        <w:top w:val="none" w:sz="0" w:space="0" w:color="auto"/>
        <w:left w:val="none" w:sz="0" w:space="0" w:color="auto"/>
        <w:bottom w:val="none" w:sz="0" w:space="0" w:color="auto"/>
        <w:right w:val="none" w:sz="0" w:space="0" w:color="auto"/>
      </w:divBdr>
      <w:divsChild>
        <w:div w:id="237712605">
          <w:marLeft w:val="0"/>
          <w:marRight w:val="0"/>
          <w:marTop w:val="0"/>
          <w:marBottom w:val="0"/>
          <w:divBdr>
            <w:top w:val="none" w:sz="0" w:space="0" w:color="auto"/>
            <w:left w:val="none" w:sz="0" w:space="0" w:color="auto"/>
            <w:bottom w:val="none" w:sz="0" w:space="0" w:color="auto"/>
            <w:right w:val="none" w:sz="0" w:space="0" w:color="auto"/>
          </w:divBdr>
          <w:divsChild>
            <w:div w:id="868837350">
              <w:marLeft w:val="0"/>
              <w:marRight w:val="0"/>
              <w:marTop w:val="0"/>
              <w:marBottom w:val="0"/>
              <w:divBdr>
                <w:top w:val="none" w:sz="0" w:space="0" w:color="auto"/>
                <w:left w:val="none" w:sz="0" w:space="0" w:color="auto"/>
                <w:bottom w:val="none" w:sz="0" w:space="0" w:color="auto"/>
                <w:right w:val="none" w:sz="0" w:space="0" w:color="auto"/>
              </w:divBdr>
              <w:divsChild>
                <w:div w:id="6102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50150">
      <w:bodyDiv w:val="1"/>
      <w:marLeft w:val="0"/>
      <w:marRight w:val="0"/>
      <w:marTop w:val="0"/>
      <w:marBottom w:val="0"/>
      <w:divBdr>
        <w:top w:val="none" w:sz="0" w:space="0" w:color="auto"/>
        <w:left w:val="none" w:sz="0" w:space="0" w:color="auto"/>
        <w:bottom w:val="none" w:sz="0" w:space="0" w:color="auto"/>
        <w:right w:val="none" w:sz="0" w:space="0" w:color="auto"/>
      </w:divBdr>
    </w:div>
    <w:div w:id="633950853">
      <w:bodyDiv w:val="1"/>
      <w:marLeft w:val="0"/>
      <w:marRight w:val="0"/>
      <w:marTop w:val="0"/>
      <w:marBottom w:val="0"/>
      <w:divBdr>
        <w:top w:val="none" w:sz="0" w:space="0" w:color="auto"/>
        <w:left w:val="none" w:sz="0" w:space="0" w:color="auto"/>
        <w:bottom w:val="none" w:sz="0" w:space="0" w:color="auto"/>
        <w:right w:val="none" w:sz="0" w:space="0" w:color="auto"/>
      </w:divBdr>
    </w:div>
    <w:div w:id="639187224">
      <w:bodyDiv w:val="1"/>
      <w:marLeft w:val="0"/>
      <w:marRight w:val="0"/>
      <w:marTop w:val="0"/>
      <w:marBottom w:val="0"/>
      <w:divBdr>
        <w:top w:val="none" w:sz="0" w:space="0" w:color="auto"/>
        <w:left w:val="none" w:sz="0" w:space="0" w:color="auto"/>
        <w:bottom w:val="none" w:sz="0" w:space="0" w:color="auto"/>
        <w:right w:val="none" w:sz="0" w:space="0" w:color="auto"/>
      </w:divBdr>
      <w:divsChild>
        <w:div w:id="110132217">
          <w:marLeft w:val="0"/>
          <w:marRight w:val="0"/>
          <w:marTop w:val="0"/>
          <w:marBottom w:val="0"/>
          <w:divBdr>
            <w:top w:val="none" w:sz="0" w:space="0" w:color="auto"/>
            <w:left w:val="none" w:sz="0" w:space="0" w:color="auto"/>
            <w:bottom w:val="none" w:sz="0" w:space="0" w:color="auto"/>
            <w:right w:val="none" w:sz="0" w:space="0" w:color="auto"/>
          </w:divBdr>
          <w:divsChild>
            <w:div w:id="1565021717">
              <w:marLeft w:val="0"/>
              <w:marRight w:val="0"/>
              <w:marTop w:val="0"/>
              <w:marBottom w:val="0"/>
              <w:divBdr>
                <w:top w:val="none" w:sz="0" w:space="0" w:color="auto"/>
                <w:left w:val="none" w:sz="0" w:space="0" w:color="auto"/>
                <w:bottom w:val="none" w:sz="0" w:space="0" w:color="auto"/>
                <w:right w:val="none" w:sz="0" w:space="0" w:color="auto"/>
              </w:divBdr>
              <w:divsChild>
                <w:div w:id="2018997555">
                  <w:marLeft w:val="0"/>
                  <w:marRight w:val="0"/>
                  <w:marTop w:val="0"/>
                  <w:marBottom w:val="0"/>
                  <w:divBdr>
                    <w:top w:val="none" w:sz="0" w:space="0" w:color="auto"/>
                    <w:left w:val="none" w:sz="0" w:space="0" w:color="auto"/>
                    <w:bottom w:val="none" w:sz="0" w:space="0" w:color="auto"/>
                    <w:right w:val="none" w:sz="0" w:space="0" w:color="auto"/>
                  </w:divBdr>
                  <w:divsChild>
                    <w:div w:id="21174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06500">
      <w:bodyDiv w:val="1"/>
      <w:marLeft w:val="0"/>
      <w:marRight w:val="0"/>
      <w:marTop w:val="0"/>
      <w:marBottom w:val="0"/>
      <w:divBdr>
        <w:top w:val="none" w:sz="0" w:space="0" w:color="auto"/>
        <w:left w:val="none" w:sz="0" w:space="0" w:color="auto"/>
        <w:bottom w:val="none" w:sz="0" w:space="0" w:color="auto"/>
        <w:right w:val="none" w:sz="0" w:space="0" w:color="auto"/>
      </w:divBdr>
      <w:divsChild>
        <w:div w:id="622464252">
          <w:marLeft w:val="0"/>
          <w:marRight w:val="0"/>
          <w:marTop w:val="0"/>
          <w:marBottom w:val="0"/>
          <w:divBdr>
            <w:top w:val="none" w:sz="0" w:space="0" w:color="auto"/>
            <w:left w:val="none" w:sz="0" w:space="0" w:color="auto"/>
            <w:bottom w:val="none" w:sz="0" w:space="0" w:color="auto"/>
            <w:right w:val="none" w:sz="0" w:space="0" w:color="auto"/>
          </w:divBdr>
          <w:divsChild>
            <w:div w:id="52123638">
              <w:marLeft w:val="0"/>
              <w:marRight w:val="0"/>
              <w:marTop w:val="0"/>
              <w:marBottom w:val="0"/>
              <w:divBdr>
                <w:top w:val="none" w:sz="0" w:space="0" w:color="auto"/>
                <w:left w:val="none" w:sz="0" w:space="0" w:color="auto"/>
                <w:bottom w:val="none" w:sz="0" w:space="0" w:color="auto"/>
                <w:right w:val="none" w:sz="0" w:space="0" w:color="auto"/>
              </w:divBdr>
              <w:divsChild>
                <w:div w:id="16357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82189">
      <w:bodyDiv w:val="1"/>
      <w:marLeft w:val="0"/>
      <w:marRight w:val="0"/>
      <w:marTop w:val="0"/>
      <w:marBottom w:val="0"/>
      <w:divBdr>
        <w:top w:val="none" w:sz="0" w:space="0" w:color="auto"/>
        <w:left w:val="none" w:sz="0" w:space="0" w:color="auto"/>
        <w:bottom w:val="none" w:sz="0" w:space="0" w:color="auto"/>
        <w:right w:val="none" w:sz="0" w:space="0" w:color="auto"/>
      </w:divBdr>
      <w:divsChild>
        <w:div w:id="1396706015">
          <w:marLeft w:val="0"/>
          <w:marRight w:val="0"/>
          <w:marTop w:val="0"/>
          <w:marBottom w:val="0"/>
          <w:divBdr>
            <w:top w:val="none" w:sz="0" w:space="0" w:color="auto"/>
            <w:left w:val="none" w:sz="0" w:space="0" w:color="auto"/>
            <w:bottom w:val="none" w:sz="0" w:space="0" w:color="auto"/>
            <w:right w:val="none" w:sz="0" w:space="0" w:color="auto"/>
          </w:divBdr>
          <w:divsChild>
            <w:div w:id="1457025321">
              <w:marLeft w:val="0"/>
              <w:marRight w:val="0"/>
              <w:marTop w:val="0"/>
              <w:marBottom w:val="0"/>
              <w:divBdr>
                <w:top w:val="none" w:sz="0" w:space="0" w:color="auto"/>
                <w:left w:val="none" w:sz="0" w:space="0" w:color="auto"/>
                <w:bottom w:val="none" w:sz="0" w:space="0" w:color="auto"/>
                <w:right w:val="none" w:sz="0" w:space="0" w:color="auto"/>
              </w:divBdr>
              <w:divsChild>
                <w:div w:id="4233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734374">
      <w:bodyDiv w:val="1"/>
      <w:marLeft w:val="0"/>
      <w:marRight w:val="0"/>
      <w:marTop w:val="0"/>
      <w:marBottom w:val="0"/>
      <w:divBdr>
        <w:top w:val="none" w:sz="0" w:space="0" w:color="auto"/>
        <w:left w:val="none" w:sz="0" w:space="0" w:color="auto"/>
        <w:bottom w:val="none" w:sz="0" w:space="0" w:color="auto"/>
        <w:right w:val="none" w:sz="0" w:space="0" w:color="auto"/>
      </w:divBdr>
    </w:div>
    <w:div w:id="702827661">
      <w:bodyDiv w:val="1"/>
      <w:marLeft w:val="0"/>
      <w:marRight w:val="0"/>
      <w:marTop w:val="0"/>
      <w:marBottom w:val="0"/>
      <w:divBdr>
        <w:top w:val="none" w:sz="0" w:space="0" w:color="auto"/>
        <w:left w:val="none" w:sz="0" w:space="0" w:color="auto"/>
        <w:bottom w:val="none" w:sz="0" w:space="0" w:color="auto"/>
        <w:right w:val="none" w:sz="0" w:space="0" w:color="auto"/>
      </w:divBdr>
      <w:divsChild>
        <w:div w:id="1344741706">
          <w:marLeft w:val="0"/>
          <w:marRight w:val="0"/>
          <w:marTop w:val="0"/>
          <w:marBottom w:val="0"/>
          <w:divBdr>
            <w:top w:val="none" w:sz="0" w:space="0" w:color="auto"/>
            <w:left w:val="none" w:sz="0" w:space="0" w:color="auto"/>
            <w:bottom w:val="none" w:sz="0" w:space="0" w:color="auto"/>
            <w:right w:val="none" w:sz="0" w:space="0" w:color="auto"/>
          </w:divBdr>
          <w:divsChild>
            <w:div w:id="1100368476">
              <w:marLeft w:val="0"/>
              <w:marRight w:val="0"/>
              <w:marTop w:val="0"/>
              <w:marBottom w:val="0"/>
              <w:divBdr>
                <w:top w:val="none" w:sz="0" w:space="0" w:color="auto"/>
                <w:left w:val="none" w:sz="0" w:space="0" w:color="auto"/>
                <w:bottom w:val="none" w:sz="0" w:space="0" w:color="auto"/>
                <w:right w:val="none" w:sz="0" w:space="0" w:color="auto"/>
              </w:divBdr>
              <w:divsChild>
                <w:div w:id="1353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0743">
      <w:bodyDiv w:val="1"/>
      <w:marLeft w:val="0"/>
      <w:marRight w:val="0"/>
      <w:marTop w:val="0"/>
      <w:marBottom w:val="0"/>
      <w:divBdr>
        <w:top w:val="none" w:sz="0" w:space="0" w:color="auto"/>
        <w:left w:val="none" w:sz="0" w:space="0" w:color="auto"/>
        <w:bottom w:val="none" w:sz="0" w:space="0" w:color="auto"/>
        <w:right w:val="none" w:sz="0" w:space="0" w:color="auto"/>
      </w:divBdr>
    </w:div>
    <w:div w:id="739522009">
      <w:bodyDiv w:val="1"/>
      <w:marLeft w:val="0"/>
      <w:marRight w:val="0"/>
      <w:marTop w:val="0"/>
      <w:marBottom w:val="0"/>
      <w:divBdr>
        <w:top w:val="none" w:sz="0" w:space="0" w:color="auto"/>
        <w:left w:val="none" w:sz="0" w:space="0" w:color="auto"/>
        <w:bottom w:val="none" w:sz="0" w:space="0" w:color="auto"/>
        <w:right w:val="none" w:sz="0" w:space="0" w:color="auto"/>
      </w:divBdr>
      <w:divsChild>
        <w:div w:id="1518304993">
          <w:marLeft w:val="0"/>
          <w:marRight w:val="0"/>
          <w:marTop w:val="0"/>
          <w:marBottom w:val="0"/>
          <w:divBdr>
            <w:top w:val="none" w:sz="0" w:space="0" w:color="auto"/>
            <w:left w:val="none" w:sz="0" w:space="0" w:color="auto"/>
            <w:bottom w:val="none" w:sz="0" w:space="0" w:color="auto"/>
            <w:right w:val="none" w:sz="0" w:space="0" w:color="auto"/>
          </w:divBdr>
          <w:divsChild>
            <w:div w:id="582639725">
              <w:marLeft w:val="0"/>
              <w:marRight w:val="0"/>
              <w:marTop w:val="0"/>
              <w:marBottom w:val="0"/>
              <w:divBdr>
                <w:top w:val="none" w:sz="0" w:space="0" w:color="auto"/>
                <w:left w:val="none" w:sz="0" w:space="0" w:color="auto"/>
                <w:bottom w:val="none" w:sz="0" w:space="0" w:color="auto"/>
                <w:right w:val="none" w:sz="0" w:space="0" w:color="auto"/>
              </w:divBdr>
              <w:divsChild>
                <w:div w:id="1829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4063">
      <w:bodyDiv w:val="1"/>
      <w:marLeft w:val="0"/>
      <w:marRight w:val="0"/>
      <w:marTop w:val="0"/>
      <w:marBottom w:val="0"/>
      <w:divBdr>
        <w:top w:val="none" w:sz="0" w:space="0" w:color="auto"/>
        <w:left w:val="none" w:sz="0" w:space="0" w:color="auto"/>
        <w:bottom w:val="none" w:sz="0" w:space="0" w:color="auto"/>
        <w:right w:val="none" w:sz="0" w:space="0" w:color="auto"/>
      </w:divBdr>
      <w:divsChild>
        <w:div w:id="1337073524">
          <w:marLeft w:val="0"/>
          <w:marRight w:val="0"/>
          <w:marTop w:val="0"/>
          <w:marBottom w:val="0"/>
          <w:divBdr>
            <w:top w:val="none" w:sz="0" w:space="0" w:color="auto"/>
            <w:left w:val="none" w:sz="0" w:space="0" w:color="auto"/>
            <w:bottom w:val="none" w:sz="0" w:space="0" w:color="auto"/>
            <w:right w:val="none" w:sz="0" w:space="0" w:color="auto"/>
          </w:divBdr>
          <w:divsChild>
            <w:div w:id="1501962544">
              <w:marLeft w:val="0"/>
              <w:marRight w:val="0"/>
              <w:marTop w:val="0"/>
              <w:marBottom w:val="0"/>
              <w:divBdr>
                <w:top w:val="none" w:sz="0" w:space="0" w:color="auto"/>
                <w:left w:val="none" w:sz="0" w:space="0" w:color="auto"/>
                <w:bottom w:val="none" w:sz="0" w:space="0" w:color="auto"/>
                <w:right w:val="none" w:sz="0" w:space="0" w:color="auto"/>
              </w:divBdr>
              <w:divsChild>
                <w:div w:id="6899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82043">
      <w:bodyDiv w:val="1"/>
      <w:marLeft w:val="0"/>
      <w:marRight w:val="0"/>
      <w:marTop w:val="0"/>
      <w:marBottom w:val="0"/>
      <w:divBdr>
        <w:top w:val="none" w:sz="0" w:space="0" w:color="auto"/>
        <w:left w:val="none" w:sz="0" w:space="0" w:color="auto"/>
        <w:bottom w:val="none" w:sz="0" w:space="0" w:color="auto"/>
        <w:right w:val="none" w:sz="0" w:space="0" w:color="auto"/>
      </w:divBdr>
      <w:divsChild>
        <w:div w:id="1488209743">
          <w:marLeft w:val="0"/>
          <w:marRight w:val="0"/>
          <w:marTop w:val="0"/>
          <w:marBottom w:val="0"/>
          <w:divBdr>
            <w:top w:val="none" w:sz="0" w:space="0" w:color="auto"/>
            <w:left w:val="none" w:sz="0" w:space="0" w:color="auto"/>
            <w:bottom w:val="none" w:sz="0" w:space="0" w:color="auto"/>
            <w:right w:val="none" w:sz="0" w:space="0" w:color="auto"/>
          </w:divBdr>
          <w:divsChild>
            <w:div w:id="1579168090">
              <w:marLeft w:val="0"/>
              <w:marRight w:val="0"/>
              <w:marTop w:val="0"/>
              <w:marBottom w:val="0"/>
              <w:divBdr>
                <w:top w:val="none" w:sz="0" w:space="0" w:color="auto"/>
                <w:left w:val="none" w:sz="0" w:space="0" w:color="auto"/>
                <w:bottom w:val="none" w:sz="0" w:space="0" w:color="auto"/>
                <w:right w:val="none" w:sz="0" w:space="0" w:color="auto"/>
              </w:divBdr>
              <w:divsChild>
                <w:div w:id="6184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2042">
      <w:bodyDiv w:val="1"/>
      <w:marLeft w:val="0"/>
      <w:marRight w:val="0"/>
      <w:marTop w:val="0"/>
      <w:marBottom w:val="0"/>
      <w:divBdr>
        <w:top w:val="none" w:sz="0" w:space="0" w:color="auto"/>
        <w:left w:val="none" w:sz="0" w:space="0" w:color="auto"/>
        <w:bottom w:val="none" w:sz="0" w:space="0" w:color="auto"/>
        <w:right w:val="none" w:sz="0" w:space="0" w:color="auto"/>
      </w:divBdr>
    </w:div>
    <w:div w:id="777529679">
      <w:bodyDiv w:val="1"/>
      <w:marLeft w:val="0"/>
      <w:marRight w:val="0"/>
      <w:marTop w:val="0"/>
      <w:marBottom w:val="0"/>
      <w:divBdr>
        <w:top w:val="none" w:sz="0" w:space="0" w:color="auto"/>
        <w:left w:val="none" w:sz="0" w:space="0" w:color="auto"/>
        <w:bottom w:val="none" w:sz="0" w:space="0" w:color="auto"/>
        <w:right w:val="none" w:sz="0" w:space="0" w:color="auto"/>
      </w:divBdr>
      <w:divsChild>
        <w:div w:id="1206989392">
          <w:marLeft w:val="0"/>
          <w:marRight w:val="0"/>
          <w:marTop w:val="0"/>
          <w:marBottom w:val="0"/>
          <w:divBdr>
            <w:top w:val="none" w:sz="0" w:space="0" w:color="auto"/>
            <w:left w:val="none" w:sz="0" w:space="0" w:color="auto"/>
            <w:bottom w:val="none" w:sz="0" w:space="0" w:color="auto"/>
            <w:right w:val="none" w:sz="0" w:space="0" w:color="auto"/>
          </w:divBdr>
          <w:divsChild>
            <w:div w:id="1226378516">
              <w:marLeft w:val="0"/>
              <w:marRight w:val="0"/>
              <w:marTop w:val="0"/>
              <w:marBottom w:val="0"/>
              <w:divBdr>
                <w:top w:val="none" w:sz="0" w:space="0" w:color="auto"/>
                <w:left w:val="none" w:sz="0" w:space="0" w:color="auto"/>
                <w:bottom w:val="none" w:sz="0" w:space="0" w:color="auto"/>
                <w:right w:val="none" w:sz="0" w:space="0" w:color="auto"/>
              </w:divBdr>
              <w:divsChild>
                <w:div w:id="7156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3689">
      <w:bodyDiv w:val="1"/>
      <w:marLeft w:val="0"/>
      <w:marRight w:val="0"/>
      <w:marTop w:val="0"/>
      <w:marBottom w:val="0"/>
      <w:divBdr>
        <w:top w:val="none" w:sz="0" w:space="0" w:color="auto"/>
        <w:left w:val="none" w:sz="0" w:space="0" w:color="auto"/>
        <w:bottom w:val="none" w:sz="0" w:space="0" w:color="auto"/>
        <w:right w:val="none" w:sz="0" w:space="0" w:color="auto"/>
      </w:divBdr>
    </w:div>
    <w:div w:id="811752847">
      <w:bodyDiv w:val="1"/>
      <w:marLeft w:val="0"/>
      <w:marRight w:val="0"/>
      <w:marTop w:val="0"/>
      <w:marBottom w:val="0"/>
      <w:divBdr>
        <w:top w:val="none" w:sz="0" w:space="0" w:color="auto"/>
        <w:left w:val="none" w:sz="0" w:space="0" w:color="auto"/>
        <w:bottom w:val="none" w:sz="0" w:space="0" w:color="auto"/>
        <w:right w:val="none" w:sz="0" w:space="0" w:color="auto"/>
      </w:divBdr>
      <w:divsChild>
        <w:div w:id="188181703">
          <w:marLeft w:val="0"/>
          <w:marRight w:val="0"/>
          <w:marTop w:val="0"/>
          <w:marBottom w:val="0"/>
          <w:divBdr>
            <w:top w:val="none" w:sz="0" w:space="0" w:color="auto"/>
            <w:left w:val="none" w:sz="0" w:space="0" w:color="auto"/>
            <w:bottom w:val="none" w:sz="0" w:space="0" w:color="auto"/>
            <w:right w:val="none" w:sz="0" w:space="0" w:color="auto"/>
          </w:divBdr>
          <w:divsChild>
            <w:div w:id="1393044850">
              <w:marLeft w:val="0"/>
              <w:marRight w:val="0"/>
              <w:marTop w:val="0"/>
              <w:marBottom w:val="0"/>
              <w:divBdr>
                <w:top w:val="none" w:sz="0" w:space="0" w:color="auto"/>
                <w:left w:val="none" w:sz="0" w:space="0" w:color="auto"/>
                <w:bottom w:val="none" w:sz="0" w:space="0" w:color="auto"/>
                <w:right w:val="none" w:sz="0" w:space="0" w:color="auto"/>
              </w:divBdr>
              <w:divsChild>
                <w:div w:id="2043168672">
                  <w:marLeft w:val="0"/>
                  <w:marRight w:val="0"/>
                  <w:marTop w:val="0"/>
                  <w:marBottom w:val="0"/>
                  <w:divBdr>
                    <w:top w:val="none" w:sz="0" w:space="0" w:color="auto"/>
                    <w:left w:val="none" w:sz="0" w:space="0" w:color="auto"/>
                    <w:bottom w:val="none" w:sz="0" w:space="0" w:color="auto"/>
                    <w:right w:val="none" w:sz="0" w:space="0" w:color="auto"/>
                  </w:divBdr>
                  <w:divsChild>
                    <w:div w:id="136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1178">
      <w:bodyDiv w:val="1"/>
      <w:marLeft w:val="0"/>
      <w:marRight w:val="0"/>
      <w:marTop w:val="0"/>
      <w:marBottom w:val="0"/>
      <w:divBdr>
        <w:top w:val="none" w:sz="0" w:space="0" w:color="auto"/>
        <w:left w:val="none" w:sz="0" w:space="0" w:color="auto"/>
        <w:bottom w:val="none" w:sz="0" w:space="0" w:color="auto"/>
        <w:right w:val="none" w:sz="0" w:space="0" w:color="auto"/>
      </w:divBdr>
      <w:divsChild>
        <w:div w:id="958536627">
          <w:marLeft w:val="0"/>
          <w:marRight w:val="0"/>
          <w:marTop w:val="0"/>
          <w:marBottom w:val="0"/>
          <w:divBdr>
            <w:top w:val="none" w:sz="0" w:space="0" w:color="auto"/>
            <w:left w:val="none" w:sz="0" w:space="0" w:color="auto"/>
            <w:bottom w:val="none" w:sz="0" w:space="0" w:color="auto"/>
            <w:right w:val="none" w:sz="0" w:space="0" w:color="auto"/>
          </w:divBdr>
          <w:divsChild>
            <w:div w:id="1783768268">
              <w:marLeft w:val="0"/>
              <w:marRight w:val="0"/>
              <w:marTop w:val="0"/>
              <w:marBottom w:val="0"/>
              <w:divBdr>
                <w:top w:val="none" w:sz="0" w:space="0" w:color="auto"/>
                <w:left w:val="none" w:sz="0" w:space="0" w:color="auto"/>
                <w:bottom w:val="none" w:sz="0" w:space="0" w:color="auto"/>
                <w:right w:val="none" w:sz="0" w:space="0" w:color="auto"/>
              </w:divBdr>
              <w:divsChild>
                <w:div w:id="18063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67497">
      <w:bodyDiv w:val="1"/>
      <w:marLeft w:val="0"/>
      <w:marRight w:val="0"/>
      <w:marTop w:val="0"/>
      <w:marBottom w:val="0"/>
      <w:divBdr>
        <w:top w:val="none" w:sz="0" w:space="0" w:color="auto"/>
        <w:left w:val="none" w:sz="0" w:space="0" w:color="auto"/>
        <w:bottom w:val="none" w:sz="0" w:space="0" w:color="auto"/>
        <w:right w:val="none" w:sz="0" w:space="0" w:color="auto"/>
      </w:divBdr>
    </w:div>
    <w:div w:id="855727123">
      <w:bodyDiv w:val="1"/>
      <w:marLeft w:val="0"/>
      <w:marRight w:val="0"/>
      <w:marTop w:val="0"/>
      <w:marBottom w:val="0"/>
      <w:divBdr>
        <w:top w:val="none" w:sz="0" w:space="0" w:color="auto"/>
        <w:left w:val="none" w:sz="0" w:space="0" w:color="auto"/>
        <w:bottom w:val="none" w:sz="0" w:space="0" w:color="auto"/>
        <w:right w:val="none" w:sz="0" w:space="0" w:color="auto"/>
      </w:divBdr>
    </w:div>
    <w:div w:id="877546481">
      <w:bodyDiv w:val="1"/>
      <w:marLeft w:val="0"/>
      <w:marRight w:val="0"/>
      <w:marTop w:val="0"/>
      <w:marBottom w:val="0"/>
      <w:divBdr>
        <w:top w:val="none" w:sz="0" w:space="0" w:color="auto"/>
        <w:left w:val="none" w:sz="0" w:space="0" w:color="auto"/>
        <w:bottom w:val="none" w:sz="0" w:space="0" w:color="auto"/>
        <w:right w:val="none" w:sz="0" w:space="0" w:color="auto"/>
      </w:divBdr>
    </w:div>
    <w:div w:id="894894240">
      <w:bodyDiv w:val="1"/>
      <w:marLeft w:val="0"/>
      <w:marRight w:val="0"/>
      <w:marTop w:val="0"/>
      <w:marBottom w:val="0"/>
      <w:divBdr>
        <w:top w:val="none" w:sz="0" w:space="0" w:color="auto"/>
        <w:left w:val="none" w:sz="0" w:space="0" w:color="auto"/>
        <w:bottom w:val="none" w:sz="0" w:space="0" w:color="auto"/>
        <w:right w:val="none" w:sz="0" w:space="0" w:color="auto"/>
      </w:divBdr>
    </w:div>
    <w:div w:id="904339948">
      <w:bodyDiv w:val="1"/>
      <w:marLeft w:val="0"/>
      <w:marRight w:val="0"/>
      <w:marTop w:val="0"/>
      <w:marBottom w:val="0"/>
      <w:divBdr>
        <w:top w:val="none" w:sz="0" w:space="0" w:color="auto"/>
        <w:left w:val="none" w:sz="0" w:space="0" w:color="auto"/>
        <w:bottom w:val="none" w:sz="0" w:space="0" w:color="auto"/>
        <w:right w:val="none" w:sz="0" w:space="0" w:color="auto"/>
      </w:divBdr>
    </w:div>
    <w:div w:id="1043404948">
      <w:bodyDiv w:val="1"/>
      <w:marLeft w:val="0"/>
      <w:marRight w:val="0"/>
      <w:marTop w:val="0"/>
      <w:marBottom w:val="0"/>
      <w:divBdr>
        <w:top w:val="none" w:sz="0" w:space="0" w:color="auto"/>
        <w:left w:val="none" w:sz="0" w:space="0" w:color="auto"/>
        <w:bottom w:val="none" w:sz="0" w:space="0" w:color="auto"/>
        <w:right w:val="none" w:sz="0" w:space="0" w:color="auto"/>
      </w:divBdr>
      <w:divsChild>
        <w:div w:id="493955116">
          <w:marLeft w:val="0"/>
          <w:marRight w:val="0"/>
          <w:marTop w:val="0"/>
          <w:marBottom w:val="0"/>
          <w:divBdr>
            <w:top w:val="none" w:sz="0" w:space="0" w:color="auto"/>
            <w:left w:val="none" w:sz="0" w:space="0" w:color="auto"/>
            <w:bottom w:val="none" w:sz="0" w:space="0" w:color="auto"/>
            <w:right w:val="none" w:sz="0" w:space="0" w:color="auto"/>
          </w:divBdr>
          <w:divsChild>
            <w:div w:id="653333399">
              <w:marLeft w:val="0"/>
              <w:marRight w:val="0"/>
              <w:marTop w:val="0"/>
              <w:marBottom w:val="0"/>
              <w:divBdr>
                <w:top w:val="none" w:sz="0" w:space="0" w:color="auto"/>
                <w:left w:val="none" w:sz="0" w:space="0" w:color="auto"/>
                <w:bottom w:val="none" w:sz="0" w:space="0" w:color="auto"/>
                <w:right w:val="none" w:sz="0" w:space="0" w:color="auto"/>
              </w:divBdr>
              <w:divsChild>
                <w:div w:id="17936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3451">
      <w:bodyDiv w:val="1"/>
      <w:marLeft w:val="0"/>
      <w:marRight w:val="0"/>
      <w:marTop w:val="0"/>
      <w:marBottom w:val="0"/>
      <w:divBdr>
        <w:top w:val="none" w:sz="0" w:space="0" w:color="auto"/>
        <w:left w:val="none" w:sz="0" w:space="0" w:color="auto"/>
        <w:bottom w:val="none" w:sz="0" w:space="0" w:color="auto"/>
        <w:right w:val="none" w:sz="0" w:space="0" w:color="auto"/>
      </w:divBdr>
      <w:divsChild>
        <w:div w:id="1337809528">
          <w:marLeft w:val="0"/>
          <w:marRight w:val="0"/>
          <w:marTop w:val="0"/>
          <w:marBottom w:val="0"/>
          <w:divBdr>
            <w:top w:val="none" w:sz="0" w:space="0" w:color="auto"/>
            <w:left w:val="none" w:sz="0" w:space="0" w:color="auto"/>
            <w:bottom w:val="none" w:sz="0" w:space="0" w:color="auto"/>
            <w:right w:val="none" w:sz="0" w:space="0" w:color="auto"/>
          </w:divBdr>
          <w:divsChild>
            <w:div w:id="1077746218">
              <w:marLeft w:val="0"/>
              <w:marRight w:val="0"/>
              <w:marTop w:val="0"/>
              <w:marBottom w:val="0"/>
              <w:divBdr>
                <w:top w:val="none" w:sz="0" w:space="0" w:color="auto"/>
                <w:left w:val="none" w:sz="0" w:space="0" w:color="auto"/>
                <w:bottom w:val="none" w:sz="0" w:space="0" w:color="auto"/>
                <w:right w:val="none" w:sz="0" w:space="0" w:color="auto"/>
              </w:divBdr>
              <w:divsChild>
                <w:div w:id="19025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83495">
      <w:bodyDiv w:val="1"/>
      <w:marLeft w:val="0"/>
      <w:marRight w:val="0"/>
      <w:marTop w:val="0"/>
      <w:marBottom w:val="0"/>
      <w:divBdr>
        <w:top w:val="none" w:sz="0" w:space="0" w:color="auto"/>
        <w:left w:val="none" w:sz="0" w:space="0" w:color="auto"/>
        <w:bottom w:val="none" w:sz="0" w:space="0" w:color="auto"/>
        <w:right w:val="none" w:sz="0" w:space="0" w:color="auto"/>
      </w:divBdr>
    </w:div>
    <w:div w:id="1130712731">
      <w:bodyDiv w:val="1"/>
      <w:marLeft w:val="0"/>
      <w:marRight w:val="0"/>
      <w:marTop w:val="0"/>
      <w:marBottom w:val="0"/>
      <w:divBdr>
        <w:top w:val="none" w:sz="0" w:space="0" w:color="auto"/>
        <w:left w:val="none" w:sz="0" w:space="0" w:color="auto"/>
        <w:bottom w:val="none" w:sz="0" w:space="0" w:color="auto"/>
        <w:right w:val="none" w:sz="0" w:space="0" w:color="auto"/>
      </w:divBdr>
      <w:divsChild>
        <w:div w:id="888342887">
          <w:marLeft w:val="0"/>
          <w:marRight w:val="0"/>
          <w:marTop w:val="0"/>
          <w:marBottom w:val="0"/>
          <w:divBdr>
            <w:top w:val="none" w:sz="0" w:space="0" w:color="auto"/>
            <w:left w:val="none" w:sz="0" w:space="0" w:color="auto"/>
            <w:bottom w:val="none" w:sz="0" w:space="0" w:color="auto"/>
            <w:right w:val="none" w:sz="0" w:space="0" w:color="auto"/>
          </w:divBdr>
          <w:divsChild>
            <w:div w:id="960261819">
              <w:marLeft w:val="0"/>
              <w:marRight w:val="0"/>
              <w:marTop w:val="0"/>
              <w:marBottom w:val="0"/>
              <w:divBdr>
                <w:top w:val="none" w:sz="0" w:space="0" w:color="auto"/>
                <w:left w:val="none" w:sz="0" w:space="0" w:color="auto"/>
                <w:bottom w:val="none" w:sz="0" w:space="0" w:color="auto"/>
                <w:right w:val="none" w:sz="0" w:space="0" w:color="auto"/>
              </w:divBdr>
              <w:divsChild>
                <w:div w:id="5450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2872">
      <w:bodyDiv w:val="1"/>
      <w:marLeft w:val="0"/>
      <w:marRight w:val="0"/>
      <w:marTop w:val="0"/>
      <w:marBottom w:val="0"/>
      <w:divBdr>
        <w:top w:val="none" w:sz="0" w:space="0" w:color="auto"/>
        <w:left w:val="none" w:sz="0" w:space="0" w:color="auto"/>
        <w:bottom w:val="none" w:sz="0" w:space="0" w:color="auto"/>
        <w:right w:val="none" w:sz="0" w:space="0" w:color="auto"/>
      </w:divBdr>
      <w:divsChild>
        <w:div w:id="1842694508">
          <w:marLeft w:val="0"/>
          <w:marRight w:val="0"/>
          <w:marTop w:val="0"/>
          <w:marBottom w:val="0"/>
          <w:divBdr>
            <w:top w:val="none" w:sz="0" w:space="0" w:color="auto"/>
            <w:left w:val="none" w:sz="0" w:space="0" w:color="auto"/>
            <w:bottom w:val="none" w:sz="0" w:space="0" w:color="auto"/>
            <w:right w:val="none" w:sz="0" w:space="0" w:color="auto"/>
          </w:divBdr>
          <w:divsChild>
            <w:div w:id="83306705">
              <w:marLeft w:val="0"/>
              <w:marRight w:val="0"/>
              <w:marTop w:val="0"/>
              <w:marBottom w:val="0"/>
              <w:divBdr>
                <w:top w:val="none" w:sz="0" w:space="0" w:color="auto"/>
                <w:left w:val="none" w:sz="0" w:space="0" w:color="auto"/>
                <w:bottom w:val="none" w:sz="0" w:space="0" w:color="auto"/>
                <w:right w:val="none" w:sz="0" w:space="0" w:color="auto"/>
              </w:divBdr>
              <w:divsChild>
                <w:div w:id="13122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2413">
      <w:bodyDiv w:val="1"/>
      <w:marLeft w:val="0"/>
      <w:marRight w:val="0"/>
      <w:marTop w:val="0"/>
      <w:marBottom w:val="0"/>
      <w:divBdr>
        <w:top w:val="none" w:sz="0" w:space="0" w:color="auto"/>
        <w:left w:val="none" w:sz="0" w:space="0" w:color="auto"/>
        <w:bottom w:val="none" w:sz="0" w:space="0" w:color="auto"/>
        <w:right w:val="none" w:sz="0" w:space="0" w:color="auto"/>
      </w:divBdr>
      <w:divsChild>
        <w:div w:id="624777627">
          <w:marLeft w:val="0"/>
          <w:marRight w:val="0"/>
          <w:marTop w:val="0"/>
          <w:marBottom w:val="0"/>
          <w:divBdr>
            <w:top w:val="none" w:sz="0" w:space="0" w:color="auto"/>
            <w:left w:val="none" w:sz="0" w:space="0" w:color="auto"/>
            <w:bottom w:val="none" w:sz="0" w:space="0" w:color="auto"/>
            <w:right w:val="none" w:sz="0" w:space="0" w:color="auto"/>
          </w:divBdr>
          <w:divsChild>
            <w:div w:id="123626470">
              <w:marLeft w:val="0"/>
              <w:marRight w:val="0"/>
              <w:marTop w:val="0"/>
              <w:marBottom w:val="0"/>
              <w:divBdr>
                <w:top w:val="none" w:sz="0" w:space="0" w:color="auto"/>
                <w:left w:val="none" w:sz="0" w:space="0" w:color="auto"/>
                <w:bottom w:val="none" w:sz="0" w:space="0" w:color="auto"/>
                <w:right w:val="none" w:sz="0" w:space="0" w:color="auto"/>
              </w:divBdr>
              <w:divsChild>
                <w:div w:id="5304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7729">
      <w:bodyDiv w:val="1"/>
      <w:marLeft w:val="0"/>
      <w:marRight w:val="0"/>
      <w:marTop w:val="0"/>
      <w:marBottom w:val="0"/>
      <w:divBdr>
        <w:top w:val="none" w:sz="0" w:space="0" w:color="auto"/>
        <w:left w:val="none" w:sz="0" w:space="0" w:color="auto"/>
        <w:bottom w:val="none" w:sz="0" w:space="0" w:color="auto"/>
        <w:right w:val="none" w:sz="0" w:space="0" w:color="auto"/>
      </w:divBdr>
      <w:divsChild>
        <w:div w:id="1243755715">
          <w:marLeft w:val="0"/>
          <w:marRight w:val="0"/>
          <w:marTop w:val="0"/>
          <w:marBottom w:val="0"/>
          <w:divBdr>
            <w:top w:val="none" w:sz="0" w:space="0" w:color="auto"/>
            <w:left w:val="none" w:sz="0" w:space="0" w:color="auto"/>
            <w:bottom w:val="none" w:sz="0" w:space="0" w:color="auto"/>
            <w:right w:val="none" w:sz="0" w:space="0" w:color="auto"/>
          </w:divBdr>
          <w:divsChild>
            <w:div w:id="274218841">
              <w:marLeft w:val="0"/>
              <w:marRight w:val="0"/>
              <w:marTop w:val="0"/>
              <w:marBottom w:val="0"/>
              <w:divBdr>
                <w:top w:val="none" w:sz="0" w:space="0" w:color="auto"/>
                <w:left w:val="none" w:sz="0" w:space="0" w:color="auto"/>
                <w:bottom w:val="none" w:sz="0" w:space="0" w:color="auto"/>
                <w:right w:val="none" w:sz="0" w:space="0" w:color="auto"/>
              </w:divBdr>
              <w:divsChild>
                <w:div w:id="518664352">
                  <w:marLeft w:val="0"/>
                  <w:marRight w:val="0"/>
                  <w:marTop w:val="0"/>
                  <w:marBottom w:val="0"/>
                  <w:divBdr>
                    <w:top w:val="none" w:sz="0" w:space="0" w:color="auto"/>
                    <w:left w:val="none" w:sz="0" w:space="0" w:color="auto"/>
                    <w:bottom w:val="none" w:sz="0" w:space="0" w:color="auto"/>
                    <w:right w:val="none" w:sz="0" w:space="0" w:color="auto"/>
                  </w:divBdr>
                  <w:divsChild>
                    <w:div w:id="13800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257070">
      <w:bodyDiv w:val="1"/>
      <w:marLeft w:val="0"/>
      <w:marRight w:val="0"/>
      <w:marTop w:val="0"/>
      <w:marBottom w:val="0"/>
      <w:divBdr>
        <w:top w:val="none" w:sz="0" w:space="0" w:color="auto"/>
        <w:left w:val="none" w:sz="0" w:space="0" w:color="auto"/>
        <w:bottom w:val="none" w:sz="0" w:space="0" w:color="auto"/>
        <w:right w:val="none" w:sz="0" w:space="0" w:color="auto"/>
      </w:divBdr>
      <w:divsChild>
        <w:div w:id="1413314784">
          <w:marLeft w:val="0"/>
          <w:marRight w:val="0"/>
          <w:marTop w:val="0"/>
          <w:marBottom w:val="0"/>
          <w:divBdr>
            <w:top w:val="none" w:sz="0" w:space="0" w:color="auto"/>
            <w:left w:val="none" w:sz="0" w:space="0" w:color="auto"/>
            <w:bottom w:val="none" w:sz="0" w:space="0" w:color="auto"/>
            <w:right w:val="none" w:sz="0" w:space="0" w:color="auto"/>
          </w:divBdr>
        </w:div>
        <w:div w:id="1632250866">
          <w:marLeft w:val="0"/>
          <w:marRight w:val="0"/>
          <w:marTop w:val="0"/>
          <w:marBottom w:val="0"/>
          <w:divBdr>
            <w:top w:val="none" w:sz="0" w:space="0" w:color="auto"/>
            <w:left w:val="none" w:sz="0" w:space="0" w:color="auto"/>
            <w:bottom w:val="none" w:sz="0" w:space="0" w:color="auto"/>
            <w:right w:val="none" w:sz="0" w:space="0" w:color="auto"/>
          </w:divBdr>
        </w:div>
        <w:div w:id="39286140">
          <w:marLeft w:val="0"/>
          <w:marRight w:val="0"/>
          <w:marTop w:val="0"/>
          <w:marBottom w:val="0"/>
          <w:divBdr>
            <w:top w:val="none" w:sz="0" w:space="0" w:color="auto"/>
            <w:left w:val="none" w:sz="0" w:space="0" w:color="auto"/>
            <w:bottom w:val="none" w:sz="0" w:space="0" w:color="auto"/>
            <w:right w:val="none" w:sz="0" w:space="0" w:color="auto"/>
          </w:divBdr>
        </w:div>
      </w:divsChild>
    </w:div>
    <w:div w:id="1227641415">
      <w:bodyDiv w:val="1"/>
      <w:marLeft w:val="0"/>
      <w:marRight w:val="0"/>
      <w:marTop w:val="0"/>
      <w:marBottom w:val="0"/>
      <w:divBdr>
        <w:top w:val="none" w:sz="0" w:space="0" w:color="auto"/>
        <w:left w:val="none" w:sz="0" w:space="0" w:color="auto"/>
        <w:bottom w:val="none" w:sz="0" w:space="0" w:color="auto"/>
        <w:right w:val="none" w:sz="0" w:space="0" w:color="auto"/>
      </w:divBdr>
      <w:divsChild>
        <w:div w:id="1457214068">
          <w:marLeft w:val="0"/>
          <w:marRight w:val="0"/>
          <w:marTop w:val="0"/>
          <w:marBottom w:val="0"/>
          <w:divBdr>
            <w:top w:val="none" w:sz="0" w:space="0" w:color="auto"/>
            <w:left w:val="none" w:sz="0" w:space="0" w:color="auto"/>
            <w:bottom w:val="none" w:sz="0" w:space="0" w:color="auto"/>
            <w:right w:val="none" w:sz="0" w:space="0" w:color="auto"/>
          </w:divBdr>
          <w:divsChild>
            <w:div w:id="19212229">
              <w:marLeft w:val="0"/>
              <w:marRight w:val="0"/>
              <w:marTop w:val="0"/>
              <w:marBottom w:val="0"/>
              <w:divBdr>
                <w:top w:val="none" w:sz="0" w:space="0" w:color="auto"/>
                <w:left w:val="none" w:sz="0" w:space="0" w:color="auto"/>
                <w:bottom w:val="none" w:sz="0" w:space="0" w:color="auto"/>
                <w:right w:val="none" w:sz="0" w:space="0" w:color="auto"/>
              </w:divBdr>
              <w:divsChild>
                <w:div w:id="8616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3877">
      <w:bodyDiv w:val="1"/>
      <w:marLeft w:val="0"/>
      <w:marRight w:val="0"/>
      <w:marTop w:val="0"/>
      <w:marBottom w:val="0"/>
      <w:divBdr>
        <w:top w:val="none" w:sz="0" w:space="0" w:color="auto"/>
        <w:left w:val="none" w:sz="0" w:space="0" w:color="auto"/>
        <w:bottom w:val="none" w:sz="0" w:space="0" w:color="auto"/>
        <w:right w:val="none" w:sz="0" w:space="0" w:color="auto"/>
      </w:divBdr>
      <w:divsChild>
        <w:div w:id="16469159">
          <w:marLeft w:val="0"/>
          <w:marRight w:val="0"/>
          <w:marTop w:val="0"/>
          <w:marBottom w:val="0"/>
          <w:divBdr>
            <w:top w:val="none" w:sz="0" w:space="0" w:color="auto"/>
            <w:left w:val="none" w:sz="0" w:space="0" w:color="auto"/>
            <w:bottom w:val="none" w:sz="0" w:space="0" w:color="auto"/>
            <w:right w:val="none" w:sz="0" w:space="0" w:color="auto"/>
          </w:divBdr>
          <w:divsChild>
            <w:div w:id="60518695">
              <w:marLeft w:val="0"/>
              <w:marRight w:val="0"/>
              <w:marTop w:val="0"/>
              <w:marBottom w:val="0"/>
              <w:divBdr>
                <w:top w:val="none" w:sz="0" w:space="0" w:color="auto"/>
                <w:left w:val="none" w:sz="0" w:space="0" w:color="auto"/>
                <w:bottom w:val="none" w:sz="0" w:space="0" w:color="auto"/>
                <w:right w:val="none" w:sz="0" w:space="0" w:color="auto"/>
              </w:divBdr>
              <w:divsChild>
                <w:div w:id="1512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75658">
      <w:bodyDiv w:val="1"/>
      <w:marLeft w:val="0"/>
      <w:marRight w:val="0"/>
      <w:marTop w:val="0"/>
      <w:marBottom w:val="0"/>
      <w:divBdr>
        <w:top w:val="none" w:sz="0" w:space="0" w:color="auto"/>
        <w:left w:val="none" w:sz="0" w:space="0" w:color="auto"/>
        <w:bottom w:val="none" w:sz="0" w:space="0" w:color="auto"/>
        <w:right w:val="none" w:sz="0" w:space="0" w:color="auto"/>
      </w:divBdr>
      <w:divsChild>
        <w:div w:id="2087723112">
          <w:marLeft w:val="0"/>
          <w:marRight w:val="0"/>
          <w:marTop w:val="0"/>
          <w:marBottom w:val="0"/>
          <w:divBdr>
            <w:top w:val="none" w:sz="0" w:space="0" w:color="auto"/>
            <w:left w:val="none" w:sz="0" w:space="0" w:color="auto"/>
            <w:bottom w:val="none" w:sz="0" w:space="0" w:color="auto"/>
            <w:right w:val="none" w:sz="0" w:space="0" w:color="auto"/>
          </w:divBdr>
          <w:divsChild>
            <w:div w:id="691954778">
              <w:marLeft w:val="0"/>
              <w:marRight w:val="0"/>
              <w:marTop w:val="0"/>
              <w:marBottom w:val="0"/>
              <w:divBdr>
                <w:top w:val="none" w:sz="0" w:space="0" w:color="auto"/>
                <w:left w:val="none" w:sz="0" w:space="0" w:color="auto"/>
                <w:bottom w:val="none" w:sz="0" w:space="0" w:color="auto"/>
                <w:right w:val="none" w:sz="0" w:space="0" w:color="auto"/>
              </w:divBdr>
              <w:divsChild>
                <w:div w:id="214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39694">
      <w:bodyDiv w:val="1"/>
      <w:marLeft w:val="0"/>
      <w:marRight w:val="0"/>
      <w:marTop w:val="0"/>
      <w:marBottom w:val="0"/>
      <w:divBdr>
        <w:top w:val="none" w:sz="0" w:space="0" w:color="auto"/>
        <w:left w:val="none" w:sz="0" w:space="0" w:color="auto"/>
        <w:bottom w:val="none" w:sz="0" w:space="0" w:color="auto"/>
        <w:right w:val="none" w:sz="0" w:space="0" w:color="auto"/>
      </w:divBdr>
    </w:div>
    <w:div w:id="1520465913">
      <w:bodyDiv w:val="1"/>
      <w:marLeft w:val="0"/>
      <w:marRight w:val="0"/>
      <w:marTop w:val="0"/>
      <w:marBottom w:val="0"/>
      <w:divBdr>
        <w:top w:val="none" w:sz="0" w:space="0" w:color="auto"/>
        <w:left w:val="none" w:sz="0" w:space="0" w:color="auto"/>
        <w:bottom w:val="none" w:sz="0" w:space="0" w:color="auto"/>
        <w:right w:val="none" w:sz="0" w:space="0" w:color="auto"/>
      </w:divBdr>
      <w:divsChild>
        <w:div w:id="569266778">
          <w:marLeft w:val="0"/>
          <w:marRight w:val="0"/>
          <w:marTop w:val="0"/>
          <w:marBottom w:val="0"/>
          <w:divBdr>
            <w:top w:val="none" w:sz="0" w:space="0" w:color="auto"/>
            <w:left w:val="none" w:sz="0" w:space="0" w:color="auto"/>
            <w:bottom w:val="none" w:sz="0" w:space="0" w:color="auto"/>
            <w:right w:val="none" w:sz="0" w:space="0" w:color="auto"/>
          </w:divBdr>
          <w:divsChild>
            <w:div w:id="1333728085">
              <w:marLeft w:val="0"/>
              <w:marRight w:val="0"/>
              <w:marTop w:val="0"/>
              <w:marBottom w:val="0"/>
              <w:divBdr>
                <w:top w:val="none" w:sz="0" w:space="0" w:color="auto"/>
                <w:left w:val="none" w:sz="0" w:space="0" w:color="auto"/>
                <w:bottom w:val="none" w:sz="0" w:space="0" w:color="auto"/>
                <w:right w:val="none" w:sz="0" w:space="0" w:color="auto"/>
              </w:divBdr>
              <w:divsChild>
                <w:div w:id="7024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5273">
      <w:bodyDiv w:val="1"/>
      <w:marLeft w:val="0"/>
      <w:marRight w:val="0"/>
      <w:marTop w:val="0"/>
      <w:marBottom w:val="0"/>
      <w:divBdr>
        <w:top w:val="none" w:sz="0" w:space="0" w:color="auto"/>
        <w:left w:val="none" w:sz="0" w:space="0" w:color="auto"/>
        <w:bottom w:val="none" w:sz="0" w:space="0" w:color="auto"/>
        <w:right w:val="none" w:sz="0" w:space="0" w:color="auto"/>
      </w:divBdr>
      <w:divsChild>
        <w:div w:id="1434939426">
          <w:marLeft w:val="0"/>
          <w:marRight w:val="0"/>
          <w:marTop w:val="0"/>
          <w:marBottom w:val="0"/>
          <w:divBdr>
            <w:top w:val="none" w:sz="0" w:space="0" w:color="auto"/>
            <w:left w:val="none" w:sz="0" w:space="0" w:color="auto"/>
            <w:bottom w:val="none" w:sz="0" w:space="0" w:color="auto"/>
            <w:right w:val="none" w:sz="0" w:space="0" w:color="auto"/>
          </w:divBdr>
        </w:div>
      </w:divsChild>
    </w:div>
    <w:div w:id="1642075958">
      <w:bodyDiv w:val="1"/>
      <w:marLeft w:val="0"/>
      <w:marRight w:val="0"/>
      <w:marTop w:val="0"/>
      <w:marBottom w:val="0"/>
      <w:divBdr>
        <w:top w:val="none" w:sz="0" w:space="0" w:color="auto"/>
        <w:left w:val="none" w:sz="0" w:space="0" w:color="auto"/>
        <w:bottom w:val="none" w:sz="0" w:space="0" w:color="auto"/>
        <w:right w:val="none" w:sz="0" w:space="0" w:color="auto"/>
      </w:divBdr>
      <w:divsChild>
        <w:div w:id="940334681">
          <w:marLeft w:val="0"/>
          <w:marRight w:val="0"/>
          <w:marTop w:val="0"/>
          <w:marBottom w:val="0"/>
          <w:divBdr>
            <w:top w:val="none" w:sz="0" w:space="0" w:color="auto"/>
            <w:left w:val="none" w:sz="0" w:space="0" w:color="auto"/>
            <w:bottom w:val="none" w:sz="0" w:space="0" w:color="auto"/>
            <w:right w:val="none" w:sz="0" w:space="0" w:color="auto"/>
          </w:divBdr>
          <w:divsChild>
            <w:div w:id="1123574937">
              <w:marLeft w:val="0"/>
              <w:marRight w:val="0"/>
              <w:marTop w:val="0"/>
              <w:marBottom w:val="0"/>
              <w:divBdr>
                <w:top w:val="none" w:sz="0" w:space="0" w:color="auto"/>
                <w:left w:val="none" w:sz="0" w:space="0" w:color="auto"/>
                <w:bottom w:val="none" w:sz="0" w:space="0" w:color="auto"/>
                <w:right w:val="none" w:sz="0" w:space="0" w:color="auto"/>
              </w:divBdr>
              <w:divsChild>
                <w:div w:id="553273864">
                  <w:marLeft w:val="0"/>
                  <w:marRight w:val="0"/>
                  <w:marTop w:val="0"/>
                  <w:marBottom w:val="0"/>
                  <w:divBdr>
                    <w:top w:val="none" w:sz="0" w:space="0" w:color="auto"/>
                    <w:left w:val="none" w:sz="0" w:space="0" w:color="auto"/>
                    <w:bottom w:val="none" w:sz="0" w:space="0" w:color="auto"/>
                    <w:right w:val="none" w:sz="0" w:space="0" w:color="auto"/>
                  </w:divBdr>
                </w:div>
              </w:divsChild>
            </w:div>
            <w:div w:id="1884172753">
              <w:marLeft w:val="0"/>
              <w:marRight w:val="0"/>
              <w:marTop w:val="0"/>
              <w:marBottom w:val="0"/>
              <w:divBdr>
                <w:top w:val="none" w:sz="0" w:space="0" w:color="auto"/>
                <w:left w:val="none" w:sz="0" w:space="0" w:color="auto"/>
                <w:bottom w:val="none" w:sz="0" w:space="0" w:color="auto"/>
                <w:right w:val="none" w:sz="0" w:space="0" w:color="auto"/>
              </w:divBdr>
              <w:divsChild>
                <w:div w:id="1961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361">
          <w:marLeft w:val="0"/>
          <w:marRight w:val="0"/>
          <w:marTop w:val="0"/>
          <w:marBottom w:val="0"/>
          <w:divBdr>
            <w:top w:val="none" w:sz="0" w:space="0" w:color="auto"/>
            <w:left w:val="none" w:sz="0" w:space="0" w:color="auto"/>
            <w:bottom w:val="none" w:sz="0" w:space="0" w:color="auto"/>
            <w:right w:val="none" w:sz="0" w:space="0" w:color="auto"/>
          </w:divBdr>
          <w:divsChild>
            <w:div w:id="930965171">
              <w:marLeft w:val="0"/>
              <w:marRight w:val="0"/>
              <w:marTop w:val="0"/>
              <w:marBottom w:val="0"/>
              <w:divBdr>
                <w:top w:val="none" w:sz="0" w:space="0" w:color="auto"/>
                <w:left w:val="none" w:sz="0" w:space="0" w:color="auto"/>
                <w:bottom w:val="none" w:sz="0" w:space="0" w:color="auto"/>
                <w:right w:val="none" w:sz="0" w:space="0" w:color="auto"/>
              </w:divBdr>
              <w:divsChild>
                <w:div w:id="3038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973">
      <w:bodyDiv w:val="1"/>
      <w:marLeft w:val="0"/>
      <w:marRight w:val="0"/>
      <w:marTop w:val="0"/>
      <w:marBottom w:val="0"/>
      <w:divBdr>
        <w:top w:val="none" w:sz="0" w:space="0" w:color="auto"/>
        <w:left w:val="none" w:sz="0" w:space="0" w:color="auto"/>
        <w:bottom w:val="none" w:sz="0" w:space="0" w:color="auto"/>
        <w:right w:val="none" w:sz="0" w:space="0" w:color="auto"/>
      </w:divBdr>
      <w:divsChild>
        <w:div w:id="1432823950">
          <w:marLeft w:val="0"/>
          <w:marRight w:val="0"/>
          <w:marTop w:val="0"/>
          <w:marBottom w:val="0"/>
          <w:divBdr>
            <w:top w:val="none" w:sz="0" w:space="0" w:color="auto"/>
            <w:left w:val="none" w:sz="0" w:space="0" w:color="auto"/>
            <w:bottom w:val="none" w:sz="0" w:space="0" w:color="auto"/>
            <w:right w:val="none" w:sz="0" w:space="0" w:color="auto"/>
          </w:divBdr>
          <w:divsChild>
            <w:div w:id="274751547">
              <w:marLeft w:val="0"/>
              <w:marRight w:val="0"/>
              <w:marTop w:val="0"/>
              <w:marBottom w:val="0"/>
              <w:divBdr>
                <w:top w:val="none" w:sz="0" w:space="0" w:color="auto"/>
                <w:left w:val="none" w:sz="0" w:space="0" w:color="auto"/>
                <w:bottom w:val="none" w:sz="0" w:space="0" w:color="auto"/>
                <w:right w:val="none" w:sz="0" w:space="0" w:color="auto"/>
              </w:divBdr>
              <w:divsChild>
                <w:div w:id="191019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7005">
      <w:bodyDiv w:val="1"/>
      <w:marLeft w:val="0"/>
      <w:marRight w:val="0"/>
      <w:marTop w:val="0"/>
      <w:marBottom w:val="0"/>
      <w:divBdr>
        <w:top w:val="none" w:sz="0" w:space="0" w:color="auto"/>
        <w:left w:val="none" w:sz="0" w:space="0" w:color="auto"/>
        <w:bottom w:val="none" w:sz="0" w:space="0" w:color="auto"/>
        <w:right w:val="none" w:sz="0" w:space="0" w:color="auto"/>
      </w:divBdr>
      <w:divsChild>
        <w:div w:id="2020960696">
          <w:marLeft w:val="0"/>
          <w:marRight w:val="0"/>
          <w:marTop w:val="0"/>
          <w:marBottom w:val="0"/>
          <w:divBdr>
            <w:top w:val="none" w:sz="0" w:space="0" w:color="auto"/>
            <w:left w:val="none" w:sz="0" w:space="0" w:color="auto"/>
            <w:bottom w:val="none" w:sz="0" w:space="0" w:color="auto"/>
            <w:right w:val="none" w:sz="0" w:space="0" w:color="auto"/>
          </w:divBdr>
          <w:divsChild>
            <w:div w:id="226572665">
              <w:marLeft w:val="0"/>
              <w:marRight w:val="0"/>
              <w:marTop w:val="0"/>
              <w:marBottom w:val="0"/>
              <w:divBdr>
                <w:top w:val="none" w:sz="0" w:space="0" w:color="auto"/>
                <w:left w:val="none" w:sz="0" w:space="0" w:color="auto"/>
                <w:bottom w:val="none" w:sz="0" w:space="0" w:color="auto"/>
                <w:right w:val="none" w:sz="0" w:space="0" w:color="auto"/>
              </w:divBdr>
              <w:divsChild>
                <w:div w:id="2084182812">
                  <w:marLeft w:val="0"/>
                  <w:marRight w:val="0"/>
                  <w:marTop w:val="0"/>
                  <w:marBottom w:val="0"/>
                  <w:divBdr>
                    <w:top w:val="none" w:sz="0" w:space="0" w:color="auto"/>
                    <w:left w:val="none" w:sz="0" w:space="0" w:color="auto"/>
                    <w:bottom w:val="none" w:sz="0" w:space="0" w:color="auto"/>
                    <w:right w:val="none" w:sz="0" w:space="0" w:color="auto"/>
                  </w:divBdr>
                  <w:divsChild>
                    <w:div w:id="12703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244586">
      <w:bodyDiv w:val="1"/>
      <w:marLeft w:val="0"/>
      <w:marRight w:val="0"/>
      <w:marTop w:val="0"/>
      <w:marBottom w:val="0"/>
      <w:divBdr>
        <w:top w:val="none" w:sz="0" w:space="0" w:color="auto"/>
        <w:left w:val="none" w:sz="0" w:space="0" w:color="auto"/>
        <w:bottom w:val="none" w:sz="0" w:space="0" w:color="auto"/>
        <w:right w:val="none" w:sz="0" w:space="0" w:color="auto"/>
      </w:divBdr>
      <w:divsChild>
        <w:div w:id="600138885">
          <w:marLeft w:val="0"/>
          <w:marRight w:val="0"/>
          <w:marTop w:val="0"/>
          <w:marBottom w:val="0"/>
          <w:divBdr>
            <w:top w:val="none" w:sz="0" w:space="0" w:color="auto"/>
            <w:left w:val="none" w:sz="0" w:space="0" w:color="auto"/>
            <w:bottom w:val="none" w:sz="0" w:space="0" w:color="auto"/>
            <w:right w:val="none" w:sz="0" w:space="0" w:color="auto"/>
          </w:divBdr>
          <w:divsChild>
            <w:div w:id="1873954331">
              <w:marLeft w:val="0"/>
              <w:marRight w:val="0"/>
              <w:marTop w:val="0"/>
              <w:marBottom w:val="0"/>
              <w:divBdr>
                <w:top w:val="none" w:sz="0" w:space="0" w:color="auto"/>
                <w:left w:val="none" w:sz="0" w:space="0" w:color="auto"/>
                <w:bottom w:val="none" w:sz="0" w:space="0" w:color="auto"/>
                <w:right w:val="none" w:sz="0" w:space="0" w:color="auto"/>
              </w:divBdr>
              <w:divsChild>
                <w:div w:id="16401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4352">
      <w:bodyDiv w:val="1"/>
      <w:marLeft w:val="0"/>
      <w:marRight w:val="0"/>
      <w:marTop w:val="0"/>
      <w:marBottom w:val="0"/>
      <w:divBdr>
        <w:top w:val="none" w:sz="0" w:space="0" w:color="auto"/>
        <w:left w:val="none" w:sz="0" w:space="0" w:color="auto"/>
        <w:bottom w:val="none" w:sz="0" w:space="0" w:color="auto"/>
        <w:right w:val="none" w:sz="0" w:space="0" w:color="auto"/>
      </w:divBdr>
      <w:divsChild>
        <w:div w:id="1251739457">
          <w:marLeft w:val="0"/>
          <w:marRight w:val="0"/>
          <w:marTop w:val="0"/>
          <w:marBottom w:val="0"/>
          <w:divBdr>
            <w:top w:val="none" w:sz="0" w:space="0" w:color="auto"/>
            <w:left w:val="none" w:sz="0" w:space="0" w:color="auto"/>
            <w:bottom w:val="none" w:sz="0" w:space="0" w:color="auto"/>
            <w:right w:val="none" w:sz="0" w:space="0" w:color="auto"/>
          </w:divBdr>
          <w:divsChild>
            <w:div w:id="1212962197">
              <w:marLeft w:val="0"/>
              <w:marRight w:val="0"/>
              <w:marTop w:val="0"/>
              <w:marBottom w:val="0"/>
              <w:divBdr>
                <w:top w:val="none" w:sz="0" w:space="0" w:color="auto"/>
                <w:left w:val="none" w:sz="0" w:space="0" w:color="auto"/>
                <w:bottom w:val="none" w:sz="0" w:space="0" w:color="auto"/>
                <w:right w:val="none" w:sz="0" w:space="0" w:color="auto"/>
              </w:divBdr>
              <w:divsChild>
                <w:div w:id="20666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3252">
      <w:bodyDiv w:val="1"/>
      <w:marLeft w:val="0"/>
      <w:marRight w:val="0"/>
      <w:marTop w:val="0"/>
      <w:marBottom w:val="0"/>
      <w:divBdr>
        <w:top w:val="none" w:sz="0" w:space="0" w:color="auto"/>
        <w:left w:val="none" w:sz="0" w:space="0" w:color="auto"/>
        <w:bottom w:val="none" w:sz="0" w:space="0" w:color="auto"/>
        <w:right w:val="none" w:sz="0" w:space="0" w:color="auto"/>
      </w:divBdr>
    </w:div>
    <w:div w:id="1794254337">
      <w:bodyDiv w:val="1"/>
      <w:marLeft w:val="0"/>
      <w:marRight w:val="0"/>
      <w:marTop w:val="0"/>
      <w:marBottom w:val="0"/>
      <w:divBdr>
        <w:top w:val="none" w:sz="0" w:space="0" w:color="auto"/>
        <w:left w:val="none" w:sz="0" w:space="0" w:color="auto"/>
        <w:bottom w:val="none" w:sz="0" w:space="0" w:color="auto"/>
        <w:right w:val="none" w:sz="0" w:space="0" w:color="auto"/>
      </w:divBdr>
      <w:divsChild>
        <w:div w:id="735860755">
          <w:marLeft w:val="0"/>
          <w:marRight w:val="0"/>
          <w:marTop w:val="0"/>
          <w:marBottom w:val="0"/>
          <w:divBdr>
            <w:top w:val="none" w:sz="0" w:space="0" w:color="auto"/>
            <w:left w:val="none" w:sz="0" w:space="0" w:color="auto"/>
            <w:bottom w:val="none" w:sz="0" w:space="0" w:color="auto"/>
            <w:right w:val="none" w:sz="0" w:space="0" w:color="auto"/>
          </w:divBdr>
          <w:divsChild>
            <w:div w:id="307050394">
              <w:marLeft w:val="0"/>
              <w:marRight w:val="0"/>
              <w:marTop w:val="0"/>
              <w:marBottom w:val="0"/>
              <w:divBdr>
                <w:top w:val="none" w:sz="0" w:space="0" w:color="auto"/>
                <w:left w:val="none" w:sz="0" w:space="0" w:color="auto"/>
                <w:bottom w:val="none" w:sz="0" w:space="0" w:color="auto"/>
                <w:right w:val="none" w:sz="0" w:space="0" w:color="auto"/>
              </w:divBdr>
              <w:divsChild>
                <w:div w:id="620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0444">
      <w:bodyDiv w:val="1"/>
      <w:marLeft w:val="0"/>
      <w:marRight w:val="0"/>
      <w:marTop w:val="0"/>
      <w:marBottom w:val="0"/>
      <w:divBdr>
        <w:top w:val="none" w:sz="0" w:space="0" w:color="auto"/>
        <w:left w:val="none" w:sz="0" w:space="0" w:color="auto"/>
        <w:bottom w:val="none" w:sz="0" w:space="0" w:color="auto"/>
        <w:right w:val="none" w:sz="0" w:space="0" w:color="auto"/>
      </w:divBdr>
      <w:divsChild>
        <w:div w:id="351954664">
          <w:marLeft w:val="0"/>
          <w:marRight w:val="0"/>
          <w:marTop w:val="0"/>
          <w:marBottom w:val="0"/>
          <w:divBdr>
            <w:top w:val="none" w:sz="0" w:space="0" w:color="auto"/>
            <w:left w:val="none" w:sz="0" w:space="0" w:color="auto"/>
            <w:bottom w:val="none" w:sz="0" w:space="0" w:color="auto"/>
            <w:right w:val="none" w:sz="0" w:space="0" w:color="auto"/>
          </w:divBdr>
          <w:divsChild>
            <w:div w:id="246695324">
              <w:marLeft w:val="0"/>
              <w:marRight w:val="0"/>
              <w:marTop w:val="0"/>
              <w:marBottom w:val="0"/>
              <w:divBdr>
                <w:top w:val="none" w:sz="0" w:space="0" w:color="auto"/>
                <w:left w:val="none" w:sz="0" w:space="0" w:color="auto"/>
                <w:bottom w:val="none" w:sz="0" w:space="0" w:color="auto"/>
                <w:right w:val="none" w:sz="0" w:space="0" w:color="auto"/>
              </w:divBdr>
              <w:divsChild>
                <w:div w:id="7997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62711">
      <w:bodyDiv w:val="1"/>
      <w:marLeft w:val="0"/>
      <w:marRight w:val="0"/>
      <w:marTop w:val="0"/>
      <w:marBottom w:val="0"/>
      <w:divBdr>
        <w:top w:val="none" w:sz="0" w:space="0" w:color="auto"/>
        <w:left w:val="none" w:sz="0" w:space="0" w:color="auto"/>
        <w:bottom w:val="none" w:sz="0" w:space="0" w:color="auto"/>
        <w:right w:val="none" w:sz="0" w:space="0" w:color="auto"/>
      </w:divBdr>
      <w:divsChild>
        <w:div w:id="1077241365">
          <w:marLeft w:val="0"/>
          <w:marRight w:val="0"/>
          <w:marTop w:val="0"/>
          <w:marBottom w:val="0"/>
          <w:divBdr>
            <w:top w:val="none" w:sz="0" w:space="0" w:color="auto"/>
            <w:left w:val="none" w:sz="0" w:space="0" w:color="auto"/>
            <w:bottom w:val="none" w:sz="0" w:space="0" w:color="auto"/>
            <w:right w:val="none" w:sz="0" w:space="0" w:color="auto"/>
          </w:divBdr>
          <w:divsChild>
            <w:div w:id="1567909280">
              <w:marLeft w:val="0"/>
              <w:marRight w:val="0"/>
              <w:marTop w:val="0"/>
              <w:marBottom w:val="0"/>
              <w:divBdr>
                <w:top w:val="none" w:sz="0" w:space="0" w:color="auto"/>
                <w:left w:val="none" w:sz="0" w:space="0" w:color="auto"/>
                <w:bottom w:val="none" w:sz="0" w:space="0" w:color="auto"/>
                <w:right w:val="none" w:sz="0" w:space="0" w:color="auto"/>
              </w:divBdr>
              <w:divsChild>
                <w:div w:id="1571114615">
                  <w:marLeft w:val="0"/>
                  <w:marRight w:val="0"/>
                  <w:marTop w:val="0"/>
                  <w:marBottom w:val="0"/>
                  <w:divBdr>
                    <w:top w:val="none" w:sz="0" w:space="0" w:color="auto"/>
                    <w:left w:val="none" w:sz="0" w:space="0" w:color="auto"/>
                    <w:bottom w:val="none" w:sz="0" w:space="0" w:color="auto"/>
                    <w:right w:val="none" w:sz="0" w:space="0" w:color="auto"/>
                  </w:divBdr>
                  <w:divsChild>
                    <w:div w:id="5737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61757">
      <w:bodyDiv w:val="1"/>
      <w:marLeft w:val="0"/>
      <w:marRight w:val="0"/>
      <w:marTop w:val="0"/>
      <w:marBottom w:val="0"/>
      <w:divBdr>
        <w:top w:val="none" w:sz="0" w:space="0" w:color="auto"/>
        <w:left w:val="none" w:sz="0" w:space="0" w:color="auto"/>
        <w:bottom w:val="none" w:sz="0" w:space="0" w:color="auto"/>
        <w:right w:val="none" w:sz="0" w:space="0" w:color="auto"/>
      </w:divBdr>
      <w:divsChild>
        <w:div w:id="1789396318">
          <w:marLeft w:val="0"/>
          <w:marRight w:val="0"/>
          <w:marTop w:val="0"/>
          <w:marBottom w:val="0"/>
          <w:divBdr>
            <w:top w:val="none" w:sz="0" w:space="0" w:color="auto"/>
            <w:left w:val="none" w:sz="0" w:space="0" w:color="auto"/>
            <w:bottom w:val="none" w:sz="0" w:space="0" w:color="auto"/>
            <w:right w:val="none" w:sz="0" w:space="0" w:color="auto"/>
          </w:divBdr>
          <w:divsChild>
            <w:div w:id="1013073320">
              <w:marLeft w:val="0"/>
              <w:marRight w:val="0"/>
              <w:marTop w:val="0"/>
              <w:marBottom w:val="0"/>
              <w:divBdr>
                <w:top w:val="none" w:sz="0" w:space="0" w:color="auto"/>
                <w:left w:val="none" w:sz="0" w:space="0" w:color="auto"/>
                <w:bottom w:val="none" w:sz="0" w:space="0" w:color="auto"/>
                <w:right w:val="none" w:sz="0" w:space="0" w:color="auto"/>
              </w:divBdr>
              <w:divsChild>
                <w:div w:id="18892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98939">
      <w:bodyDiv w:val="1"/>
      <w:marLeft w:val="0"/>
      <w:marRight w:val="0"/>
      <w:marTop w:val="0"/>
      <w:marBottom w:val="0"/>
      <w:divBdr>
        <w:top w:val="none" w:sz="0" w:space="0" w:color="auto"/>
        <w:left w:val="none" w:sz="0" w:space="0" w:color="auto"/>
        <w:bottom w:val="none" w:sz="0" w:space="0" w:color="auto"/>
        <w:right w:val="none" w:sz="0" w:space="0" w:color="auto"/>
      </w:divBdr>
    </w:div>
    <w:div w:id="1883858462">
      <w:bodyDiv w:val="1"/>
      <w:marLeft w:val="0"/>
      <w:marRight w:val="0"/>
      <w:marTop w:val="0"/>
      <w:marBottom w:val="0"/>
      <w:divBdr>
        <w:top w:val="none" w:sz="0" w:space="0" w:color="auto"/>
        <w:left w:val="none" w:sz="0" w:space="0" w:color="auto"/>
        <w:bottom w:val="none" w:sz="0" w:space="0" w:color="auto"/>
        <w:right w:val="none" w:sz="0" w:space="0" w:color="auto"/>
      </w:divBdr>
      <w:divsChild>
        <w:div w:id="1518885707">
          <w:marLeft w:val="0"/>
          <w:marRight w:val="0"/>
          <w:marTop w:val="0"/>
          <w:marBottom w:val="0"/>
          <w:divBdr>
            <w:top w:val="none" w:sz="0" w:space="0" w:color="auto"/>
            <w:left w:val="none" w:sz="0" w:space="0" w:color="auto"/>
            <w:bottom w:val="none" w:sz="0" w:space="0" w:color="auto"/>
            <w:right w:val="none" w:sz="0" w:space="0" w:color="auto"/>
          </w:divBdr>
          <w:divsChild>
            <w:div w:id="1827279088">
              <w:marLeft w:val="0"/>
              <w:marRight w:val="0"/>
              <w:marTop w:val="0"/>
              <w:marBottom w:val="0"/>
              <w:divBdr>
                <w:top w:val="none" w:sz="0" w:space="0" w:color="auto"/>
                <w:left w:val="none" w:sz="0" w:space="0" w:color="auto"/>
                <w:bottom w:val="none" w:sz="0" w:space="0" w:color="auto"/>
                <w:right w:val="none" w:sz="0" w:space="0" w:color="auto"/>
              </w:divBdr>
              <w:divsChild>
                <w:div w:id="9332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570">
      <w:bodyDiv w:val="1"/>
      <w:marLeft w:val="0"/>
      <w:marRight w:val="0"/>
      <w:marTop w:val="0"/>
      <w:marBottom w:val="0"/>
      <w:divBdr>
        <w:top w:val="none" w:sz="0" w:space="0" w:color="auto"/>
        <w:left w:val="none" w:sz="0" w:space="0" w:color="auto"/>
        <w:bottom w:val="none" w:sz="0" w:space="0" w:color="auto"/>
        <w:right w:val="none" w:sz="0" w:space="0" w:color="auto"/>
      </w:divBdr>
      <w:divsChild>
        <w:div w:id="209344731">
          <w:marLeft w:val="0"/>
          <w:marRight w:val="0"/>
          <w:marTop w:val="0"/>
          <w:marBottom w:val="0"/>
          <w:divBdr>
            <w:top w:val="none" w:sz="0" w:space="0" w:color="auto"/>
            <w:left w:val="none" w:sz="0" w:space="0" w:color="auto"/>
            <w:bottom w:val="none" w:sz="0" w:space="0" w:color="auto"/>
            <w:right w:val="none" w:sz="0" w:space="0" w:color="auto"/>
          </w:divBdr>
          <w:divsChild>
            <w:div w:id="2124154887">
              <w:marLeft w:val="0"/>
              <w:marRight w:val="0"/>
              <w:marTop w:val="0"/>
              <w:marBottom w:val="0"/>
              <w:divBdr>
                <w:top w:val="none" w:sz="0" w:space="0" w:color="auto"/>
                <w:left w:val="none" w:sz="0" w:space="0" w:color="auto"/>
                <w:bottom w:val="none" w:sz="0" w:space="0" w:color="auto"/>
                <w:right w:val="none" w:sz="0" w:space="0" w:color="auto"/>
              </w:divBdr>
              <w:divsChild>
                <w:div w:id="197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19932">
      <w:bodyDiv w:val="1"/>
      <w:marLeft w:val="0"/>
      <w:marRight w:val="0"/>
      <w:marTop w:val="0"/>
      <w:marBottom w:val="0"/>
      <w:divBdr>
        <w:top w:val="none" w:sz="0" w:space="0" w:color="auto"/>
        <w:left w:val="none" w:sz="0" w:space="0" w:color="auto"/>
        <w:bottom w:val="none" w:sz="0" w:space="0" w:color="auto"/>
        <w:right w:val="none" w:sz="0" w:space="0" w:color="auto"/>
      </w:divBdr>
    </w:div>
    <w:div w:id="1898465836">
      <w:bodyDiv w:val="1"/>
      <w:marLeft w:val="0"/>
      <w:marRight w:val="0"/>
      <w:marTop w:val="0"/>
      <w:marBottom w:val="0"/>
      <w:divBdr>
        <w:top w:val="none" w:sz="0" w:space="0" w:color="auto"/>
        <w:left w:val="none" w:sz="0" w:space="0" w:color="auto"/>
        <w:bottom w:val="none" w:sz="0" w:space="0" w:color="auto"/>
        <w:right w:val="none" w:sz="0" w:space="0" w:color="auto"/>
      </w:divBdr>
      <w:divsChild>
        <w:div w:id="2018344024">
          <w:marLeft w:val="0"/>
          <w:marRight w:val="0"/>
          <w:marTop w:val="0"/>
          <w:marBottom w:val="0"/>
          <w:divBdr>
            <w:top w:val="none" w:sz="0" w:space="0" w:color="auto"/>
            <w:left w:val="none" w:sz="0" w:space="0" w:color="auto"/>
            <w:bottom w:val="none" w:sz="0" w:space="0" w:color="auto"/>
            <w:right w:val="none" w:sz="0" w:space="0" w:color="auto"/>
          </w:divBdr>
          <w:divsChild>
            <w:div w:id="2033601838">
              <w:marLeft w:val="0"/>
              <w:marRight w:val="0"/>
              <w:marTop w:val="0"/>
              <w:marBottom w:val="0"/>
              <w:divBdr>
                <w:top w:val="none" w:sz="0" w:space="0" w:color="auto"/>
                <w:left w:val="none" w:sz="0" w:space="0" w:color="auto"/>
                <w:bottom w:val="none" w:sz="0" w:space="0" w:color="auto"/>
                <w:right w:val="none" w:sz="0" w:space="0" w:color="auto"/>
              </w:divBdr>
              <w:divsChild>
                <w:div w:id="555047008">
                  <w:marLeft w:val="0"/>
                  <w:marRight w:val="0"/>
                  <w:marTop w:val="0"/>
                  <w:marBottom w:val="0"/>
                  <w:divBdr>
                    <w:top w:val="none" w:sz="0" w:space="0" w:color="auto"/>
                    <w:left w:val="none" w:sz="0" w:space="0" w:color="auto"/>
                    <w:bottom w:val="none" w:sz="0" w:space="0" w:color="auto"/>
                    <w:right w:val="none" w:sz="0" w:space="0" w:color="auto"/>
                  </w:divBdr>
                  <w:divsChild>
                    <w:div w:id="12589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46202">
      <w:bodyDiv w:val="1"/>
      <w:marLeft w:val="0"/>
      <w:marRight w:val="0"/>
      <w:marTop w:val="0"/>
      <w:marBottom w:val="0"/>
      <w:divBdr>
        <w:top w:val="none" w:sz="0" w:space="0" w:color="auto"/>
        <w:left w:val="none" w:sz="0" w:space="0" w:color="auto"/>
        <w:bottom w:val="none" w:sz="0" w:space="0" w:color="auto"/>
        <w:right w:val="none" w:sz="0" w:space="0" w:color="auto"/>
      </w:divBdr>
      <w:divsChild>
        <w:div w:id="629483529">
          <w:marLeft w:val="0"/>
          <w:marRight w:val="0"/>
          <w:marTop w:val="0"/>
          <w:marBottom w:val="0"/>
          <w:divBdr>
            <w:top w:val="none" w:sz="0" w:space="0" w:color="auto"/>
            <w:left w:val="none" w:sz="0" w:space="0" w:color="auto"/>
            <w:bottom w:val="none" w:sz="0" w:space="0" w:color="auto"/>
            <w:right w:val="none" w:sz="0" w:space="0" w:color="auto"/>
          </w:divBdr>
          <w:divsChild>
            <w:div w:id="514804966">
              <w:marLeft w:val="0"/>
              <w:marRight w:val="0"/>
              <w:marTop w:val="0"/>
              <w:marBottom w:val="0"/>
              <w:divBdr>
                <w:top w:val="none" w:sz="0" w:space="0" w:color="auto"/>
                <w:left w:val="none" w:sz="0" w:space="0" w:color="auto"/>
                <w:bottom w:val="none" w:sz="0" w:space="0" w:color="auto"/>
                <w:right w:val="none" w:sz="0" w:space="0" w:color="auto"/>
              </w:divBdr>
              <w:divsChild>
                <w:div w:id="8775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5009">
      <w:bodyDiv w:val="1"/>
      <w:marLeft w:val="0"/>
      <w:marRight w:val="0"/>
      <w:marTop w:val="0"/>
      <w:marBottom w:val="0"/>
      <w:divBdr>
        <w:top w:val="none" w:sz="0" w:space="0" w:color="auto"/>
        <w:left w:val="none" w:sz="0" w:space="0" w:color="auto"/>
        <w:bottom w:val="none" w:sz="0" w:space="0" w:color="auto"/>
        <w:right w:val="none" w:sz="0" w:space="0" w:color="auto"/>
      </w:divBdr>
    </w:div>
    <w:div w:id="1921909139">
      <w:bodyDiv w:val="1"/>
      <w:marLeft w:val="0"/>
      <w:marRight w:val="0"/>
      <w:marTop w:val="0"/>
      <w:marBottom w:val="0"/>
      <w:divBdr>
        <w:top w:val="none" w:sz="0" w:space="0" w:color="auto"/>
        <w:left w:val="none" w:sz="0" w:space="0" w:color="auto"/>
        <w:bottom w:val="none" w:sz="0" w:space="0" w:color="auto"/>
        <w:right w:val="none" w:sz="0" w:space="0" w:color="auto"/>
      </w:divBdr>
    </w:div>
    <w:div w:id="1947761452">
      <w:bodyDiv w:val="1"/>
      <w:marLeft w:val="0"/>
      <w:marRight w:val="0"/>
      <w:marTop w:val="0"/>
      <w:marBottom w:val="0"/>
      <w:divBdr>
        <w:top w:val="none" w:sz="0" w:space="0" w:color="auto"/>
        <w:left w:val="none" w:sz="0" w:space="0" w:color="auto"/>
        <w:bottom w:val="none" w:sz="0" w:space="0" w:color="auto"/>
        <w:right w:val="none" w:sz="0" w:space="0" w:color="auto"/>
      </w:divBdr>
    </w:div>
    <w:div w:id="1955863010">
      <w:bodyDiv w:val="1"/>
      <w:marLeft w:val="0"/>
      <w:marRight w:val="0"/>
      <w:marTop w:val="0"/>
      <w:marBottom w:val="0"/>
      <w:divBdr>
        <w:top w:val="none" w:sz="0" w:space="0" w:color="auto"/>
        <w:left w:val="none" w:sz="0" w:space="0" w:color="auto"/>
        <w:bottom w:val="none" w:sz="0" w:space="0" w:color="auto"/>
        <w:right w:val="none" w:sz="0" w:space="0" w:color="auto"/>
      </w:divBdr>
      <w:divsChild>
        <w:div w:id="578054004">
          <w:marLeft w:val="0"/>
          <w:marRight w:val="0"/>
          <w:marTop w:val="0"/>
          <w:marBottom w:val="0"/>
          <w:divBdr>
            <w:top w:val="none" w:sz="0" w:space="0" w:color="auto"/>
            <w:left w:val="none" w:sz="0" w:space="0" w:color="auto"/>
            <w:bottom w:val="none" w:sz="0" w:space="0" w:color="auto"/>
            <w:right w:val="none" w:sz="0" w:space="0" w:color="auto"/>
          </w:divBdr>
          <w:divsChild>
            <w:div w:id="417335203">
              <w:marLeft w:val="0"/>
              <w:marRight w:val="0"/>
              <w:marTop w:val="0"/>
              <w:marBottom w:val="0"/>
              <w:divBdr>
                <w:top w:val="none" w:sz="0" w:space="0" w:color="auto"/>
                <w:left w:val="none" w:sz="0" w:space="0" w:color="auto"/>
                <w:bottom w:val="none" w:sz="0" w:space="0" w:color="auto"/>
                <w:right w:val="none" w:sz="0" w:space="0" w:color="auto"/>
              </w:divBdr>
              <w:divsChild>
                <w:div w:id="1492671869">
                  <w:marLeft w:val="0"/>
                  <w:marRight w:val="0"/>
                  <w:marTop w:val="0"/>
                  <w:marBottom w:val="0"/>
                  <w:divBdr>
                    <w:top w:val="none" w:sz="0" w:space="0" w:color="auto"/>
                    <w:left w:val="none" w:sz="0" w:space="0" w:color="auto"/>
                    <w:bottom w:val="none" w:sz="0" w:space="0" w:color="auto"/>
                    <w:right w:val="none" w:sz="0" w:space="0" w:color="auto"/>
                  </w:divBdr>
                </w:div>
              </w:divsChild>
            </w:div>
            <w:div w:id="1811512616">
              <w:marLeft w:val="0"/>
              <w:marRight w:val="0"/>
              <w:marTop w:val="0"/>
              <w:marBottom w:val="0"/>
              <w:divBdr>
                <w:top w:val="none" w:sz="0" w:space="0" w:color="auto"/>
                <w:left w:val="none" w:sz="0" w:space="0" w:color="auto"/>
                <w:bottom w:val="none" w:sz="0" w:space="0" w:color="auto"/>
                <w:right w:val="none" w:sz="0" w:space="0" w:color="auto"/>
              </w:divBdr>
              <w:divsChild>
                <w:div w:id="2793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8336">
          <w:marLeft w:val="0"/>
          <w:marRight w:val="0"/>
          <w:marTop w:val="0"/>
          <w:marBottom w:val="0"/>
          <w:divBdr>
            <w:top w:val="none" w:sz="0" w:space="0" w:color="auto"/>
            <w:left w:val="none" w:sz="0" w:space="0" w:color="auto"/>
            <w:bottom w:val="none" w:sz="0" w:space="0" w:color="auto"/>
            <w:right w:val="none" w:sz="0" w:space="0" w:color="auto"/>
          </w:divBdr>
          <w:divsChild>
            <w:div w:id="1976444032">
              <w:marLeft w:val="0"/>
              <w:marRight w:val="0"/>
              <w:marTop w:val="0"/>
              <w:marBottom w:val="0"/>
              <w:divBdr>
                <w:top w:val="none" w:sz="0" w:space="0" w:color="auto"/>
                <w:left w:val="none" w:sz="0" w:space="0" w:color="auto"/>
                <w:bottom w:val="none" w:sz="0" w:space="0" w:color="auto"/>
                <w:right w:val="none" w:sz="0" w:space="0" w:color="auto"/>
              </w:divBdr>
              <w:divsChild>
                <w:div w:id="20605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9098">
      <w:bodyDiv w:val="1"/>
      <w:marLeft w:val="0"/>
      <w:marRight w:val="0"/>
      <w:marTop w:val="0"/>
      <w:marBottom w:val="0"/>
      <w:divBdr>
        <w:top w:val="none" w:sz="0" w:space="0" w:color="auto"/>
        <w:left w:val="none" w:sz="0" w:space="0" w:color="auto"/>
        <w:bottom w:val="none" w:sz="0" w:space="0" w:color="auto"/>
        <w:right w:val="none" w:sz="0" w:space="0" w:color="auto"/>
      </w:divBdr>
    </w:div>
    <w:div w:id="1958558916">
      <w:bodyDiv w:val="1"/>
      <w:marLeft w:val="0"/>
      <w:marRight w:val="0"/>
      <w:marTop w:val="0"/>
      <w:marBottom w:val="0"/>
      <w:divBdr>
        <w:top w:val="none" w:sz="0" w:space="0" w:color="auto"/>
        <w:left w:val="none" w:sz="0" w:space="0" w:color="auto"/>
        <w:bottom w:val="none" w:sz="0" w:space="0" w:color="auto"/>
        <w:right w:val="none" w:sz="0" w:space="0" w:color="auto"/>
      </w:divBdr>
      <w:divsChild>
        <w:div w:id="2022664052">
          <w:marLeft w:val="0"/>
          <w:marRight w:val="0"/>
          <w:marTop w:val="0"/>
          <w:marBottom w:val="0"/>
          <w:divBdr>
            <w:top w:val="none" w:sz="0" w:space="0" w:color="auto"/>
            <w:left w:val="none" w:sz="0" w:space="0" w:color="auto"/>
            <w:bottom w:val="none" w:sz="0" w:space="0" w:color="auto"/>
            <w:right w:val="none" w:sz="0" w:space="0" w:color="auto"/>
          </w:divBdr>
          <w:divsChild>
            <w:div w:id="2053919369">
              <w:marLeft w:val="0"/>
              <w:marRight w:val="0"/>
              <w:marTop w:val="0"/>
              <w:marBottom w:val="0"/>
              <w:divBdr>
                <w:top w:val="none" w:sz="0" w:space="0" w:color="auto"/>
                <w:left w:val="none" w:sz="0" w:space="0" w:color="auto"/>
                <w:bottom w:val="none" w:sz="0" w:space="0" w:color="auto"/>
                <w:right w:val="none" w:sz="0" w:space="0" w:color="auto"/>
              </w:divBdr>
              <w:divsChild>
                <w:div w:id="8794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0799">
      <w:bodyDiv w:val="1"/>
      <w:marLeft w:val="0"/>
      <w:marRight w:val="0"/>
      <w:marTop w:val="0"/>
      <w:marBottom w:val="0"/>
      <w:divBdr>
        <w:top w:val="none" w:sz="0" w:space="0" w:color="auto"/>
        <w:left w:val="none" w:sz="0" w:space="0" w:color="auto"/>
        <w:bottom w:val="none" w:sz="0" w:space="0" w:color="auto"/>
        <w:right w:val="none" w:sz="0" w:space="0" w:color="auto"/>
      </w:divBdr>
      <w:divsChild>
        <w:div w:id="173765483">
          <w:marLeft w:val="0"/>
          <w:marRight w:val="0"/>
          <w:marTop w:val="0"/>
          <w:marBottom w:val="0"/>
          <w:divBdr>
            <w:top w:val="none" w:sz="0" w:space="0" w:color="auto"/>
            <w:left w:val="none" w:sz="0" w:space="0" w:color="auto"/>
            <w:bottom w:val="none" w:sz="0" w:space="0" w:color="auto"/>
            <w:right w:val="none" w:sz="0" w:space="0" w:color="auto"/>
          </w:divBdr>
          <w:divsChild>
            <w:div w:id="821577596">
              <w:marLeft w:val="0"/>
              <w:marRight w:val="0"/>
              <w:marTop w:val="0"/>
              <w:marBottom w:val="0"/>
              <w:divBdr>
                <w:top w:val="none" w:sz="0" w:space="0" w:color="auto"/>
                <w:left w:val="none" w:sz="0" w:space="0" w:color="auto"/>
                <w:bottom w:val="none" w:sz="0" w:space="0" w:color="auto"/>
                <w:right w:val="none" w:sz="0" w:space="0" w:color="auto"/>
              </w:divBdr>
              <w:divsChild>
                <w:div w:id="4474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4731">
      <w:bodyDiv w:val="1"/>
      <w:marLeft w:val="0"/>
      <w:marRight w:val="0"/>
      <w:marTop w:val="0"/>
      <w:marBottom w:val="0"/>
      <w:divBdr>
        <w:top w:val="none" w:sz="0" w:space="0" w:color="auto"/>
        <w:left w:val="none" w:sz="0" w:space="0" w:color="auto"/>
        <w:bottom w:val="none" w:sz="0" w:space="0" w:color="auto"/>
        <w:right w:val="none" w:sz="0" w:space="0" w:color="auto"/>
      </w:divBdr>
      <w:divsChild>
        <w:div w:id="2067413423">
          <w:marLeft w:val="0"/>
          <w:marRight w:val="0"/>
          <w:marTop w:val="0"/>
          <w:marBottom w:val="0"/>
          <w:divBdr>
            <w:top w:val="none" w:sz="0" w:space="0" w:color="auto"/>
            <w:left w:val="none" w:sz="0" w:space="0" w:color="auto"/>
            <w:bottom w:val="none" w:sz="0" w:space="0" w:color="auto"/>
            <w:right w:val="none" w:sz="0" w:space="0" w:color="auto"/>
          </w:divBdr>
          <w:divsChild>
            <w:div w:id="1735853330">
              <w:marLeft w:val="0"/>
              <w:marRight w:val="0"/>
              <w:marTop w:val="0"/>
              <w:marBottom w:val="0"/>
              <w:divBdr>
                <w:top w:val="none" w:sz="0" w:space="0" w:color="auto"/>
                <w:left w:val="none" w:sz="0" w:space="0" w:color="auto"/>
                <w:bottom w:val="none" w:sz="0" w:space="0" w:color="auto"/>
                <w:right w:val="none" w:sz="0" w:space="0" w:color="auto"/>
              </w:divBdr>
              <w:divsChild>
                <w:div w:id="5239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5622">
      <w:bodyDiv w:val="1"/>
      <w:marLeft w:val="0"/>
      <w:marRight w:val="0"/>
      <w:marTop w:val="0"/>
      <w:marBottom w:val="0"/>
      <w:divBdr>
        <w:top w:val="none" w:sz="0" w:space="0" w:color="auto"/>
        <w:left w:val="none" w:sz="0" w:space="0" w:color="auto"/>
        <w:bottom w:val="none" w:sz="0" w:space="0" w:color="auto"/>
        <w:right w:val="none" w:sz="0" w:space="0" w:color="auto"/>
      </w:divBdr>
    </w:div>
    <w:div w:id="2012177874">
      <w:bodyDiv w:val="1"/>
      <w:marLeft w:val="0"/>
      <w:marRight w:val="0"/>
      <w:marTop w:val="0"/>
      <w:marBottom w:val="0"/>
      <w:divBdr>
        <w:top w:val="none" w:sz="0" w:space="0" w:color="auto"/>
        <w:left w:val="none" w:sz="0" w:space="0" w:color="auto"/>
        <w:bottom w:val="none" w:sz="0" w:space="0" w:color="auto"/>
        <w:right w:val="none" w:sz="0" w:space="0" w:color="auto"/>
      </w:divBdr>
      <w:divsChild>
        <w:div w:id="1950621968">
          <w:marLeft w:val="0"/>
          <w:marRight w:val="0"/>
          <w:marTop w:val="0"/>
          <w:marBottom w:val="0"/>
          <w:divBdr>
            <w:top w:val="none" w:sz="0" w:space="0" w:color="auto"/>
            <w:left w:val="none" w:sz="0" w:space="0" w:color="auto"/>
            <w:bottom w:val="none" w:sz="0" w:space="0" w:color="auto"/>
            <w:right w:val="none" w:sz="0" w:space="0" w:color="auto"/>
          </w:divBdr>
          <w:divsChild>
            <w:div w:id="942496661">
              <w:marLeft w:val="0"/>
              <w:marRight w:val="0"/>
              <w:marTop w:val="0"/>
              <w:marBottom w:val="0"/>
              <w:divBdr>
                <w:top w:val="none" w:sz="0" w:space="0" w:color="auto"/>
                <w:left w:val="none" w:sz="0" w:space="0" w:color="auto"/>
                <w:bottom w:val="none" w:sz="0" w:space="0" w:color="auto"/>
                <w:right w:val="none" w:sz="0" w:space="0" w:color="auto"/>
              </w:divBdr>
              <w:divsChild>
                <w:div w:id="412707788">
                  <w:marLeft w:val="0"/>
                  <w:marRight w:val="0"/>
                  <w:marTop w:val="0"/>
                  <w:marBottom w:val="0"/>
                  <w:divBdr>
                    <w:top w:val="none" w:sz="0" w:space="0" w:color="auto"/>
                    <w:left w:val="none" w:sz="0" w:space="0" w:color="auto"/>
                    <w:bottom w:val="none" w:sz="0" w:space="0" w:color="auto"/>
                    <w:right w:val="none" w:sz="0" w:space="0" w:color="auto"/>
                  </w:divBdr>
                </w:div>
                <w:div w:id="3868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327877">
      <w:bodyDiv w:val="1"/>
      <w:marLeft w:val="0"/>
      <w:marRight w:val="0"/>
      <w:marTop w:val="0"/>
      <w:marBottom w:val="0"/>
      <w:divBdr>
        <w:top w:val="none" w:sz="0" w:space="0" w:color="auto"/>
        <w:left w:val="none" w:sz="0" w:space="0" w:color="auto"/>
        <w:bottom w:val="none" w:sz="0" w:space="0" w:color="auto"/>
        <w:right w:val="none" w:sz="0" w:space="0" w:color="auto"/>
      </w:divBdr>
    </w:div>
    <w:div w:id="2052071083">
      <w:bodyDiv w:val="1"/>
      <w:marLeft w:val="0"/>
      <w:marRight w:val="0"/>
      <w:marTop w:val="0"/>
      <w:marBottom w:val="0"/>
      <w:divBdr>
        <w:top w:val="none" w:sz="0" w:space="0" w:color="auto"/>
        <w:left w:val="none" w:sz="0" w:space="0" w:color="auto"/>
        <w:bottom w:val="none" w:sz="0" w:space="0" w:color="auto"/>
        <w:right w:val="none" w:sz="0" w:space="0" w:color="auto"/>
      </w:divBdr>
    </w:div>
    <w:div w:id="2103719921">
      <w:bodyDiv w:val="1"/>
      <w:marLeft w:val="0"/>
      <w:marRight w:val="0"/>
      <w:marTop w:val="0"/>
      <w:marBottom w:val="0"/>
      <w:divBdr>
        <w:top w:val="none" w:sz="0" w:space="0" w:color="auto"/>
        <w:left w:val="none" w:sz="0" w:space="0" w:color="auto"/>
        <w:bottom w:val="none" w:sz="0" w:space="0" w:color="auto"/>
        <w:right w:val="none" w:sz="0" w:space="0" w:color="auto"/>
      </w:divBdr>
    </w:div>
    <w:div w:id="2109419761">
      <w:bodyDiv w:val="1"/>
      <w:marLeft w:val="0"/>
      <w:marRight w:val="0"/>
      <w:marTop w:val="0"/>
      <w:marBottom w:val="0"/>
      <w:divBdr>
        <w:top w:val="none" w:sz="0" w:space="0" w:color="auto"/>
        <w:left w:val="none" w:sz="0" w:space="0" w:color="auto"/>
        <w:bottom w:val="none" w:sz="0" w:space="0" w:color="auto"/>
        <w:right w:val="none" w:sz="0" w:space="0" w:color="auto"/>
      </w:divBdr>
    </w:div>
    <w:div w:id="2111386372">
      <w:bodyDiv w:val="1"/>
      <w:marLeft w:val="0"/>
      <w:marRight w:val="0"/>
      <w:marTop w:val="0"/>
      <w:marBottom w:val="0"/>
      <w:divBdr>
        <w:top w:val="none" w:sz="0" w:space="0" w:color="auto"/>
        <w:left w:val="none" w:sz="0" w:space="0" w:color="auto"/>
        <w:bottom w:val="none" w:sz="0" w:space="0" w:color="auto"/>
        <w:right w:val="none" w:sz="0" w:space="0" w:color="auto"/>
      </w:divBdr>
    </w:div>
    <w:div w:id="21440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hyperlink" Target="https://pypi.org/project/rubikai/" TargetMode="External"/><Relationship Id="rId21" Type="http://schemas.openxmlformats.org/officeDocument/2006/relationships/image" Target="media/image5.png"/><Relationship Id="rId34" Type="http://schemas.openxmlformats.org/officeDocument/2006/relationships/hyperlink" Target="https://arxiv.org/abs/1706.06708v2"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hyperlink" Target="http://citeseerx.ist.psu.edu/viewdoc/download?doi=10.1.1.101.2647&amp;rep=rep1&amp;type=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cube20.org/qt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7.jpeg"/><Relationship Id="rId32" Type="http://schemas.openxmlformats.org/officeDocument/2006/relationships/hyperlink" Target="https://openreview.net/forum?id=Bk9mxlSF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jpeg"/><Relationship Id="rId28" Type="http://schemas.openxmlformats.org/officeDocument/2006/relationships/image" Target="media/image9.png"/><Relationship Id="rId36" Type="http://schemas.openxmlformats.org/officeDocument/2006/relationships/header" Target="header2.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yperlink" Target="http://cube20.org/qtm/" TargetMode="External"/><Relationship Id="rId27" Type="http://schemas.openxmlformats.org/officeDocument/2006/relationships/hyperlink" Target="https://drive.google.com/open?id=1pVlrv83zAFDMYCok2cHIKIJbf9kCS6XT" TargetMode="External"/><Relationship Id="rId30" Type="http://schemas.openxmlformats.org/officeDocument/2006/relationships/image" Target="media/image11.png"/><Relationship Id="rId35" Type="http://schemas.openxmlformats.org/officeDocument/2006/relationships/hyperlink" Target="http://www.aaai.org/ocs/index.php/SOCS/SOCS14/paper/view/8942"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4E666A0-E1F7-CB4D-B62C-D58CADB6965F}">
  <we:reference id="wa104041485" version="1.1.1.0" store="en-GB" storeType="OMEX"/>
  <we:alternateReferences>
    <we:reference id="WA104041485" version="1.1.1.0" store="WA104041485"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F91B515-9BB1-354A-BA75-582054D2015F}">
  <we:reference id="wa104380566" version="1.0.0.1" store="en-GB" storeType="OMEX"/>
  <we:alternateReferences>
    <we:reference id="wa104380566" version="1.0.0.1" store="WA10438056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B12EBE1-8365-CD48-8F7A-5EEAC1E74A8E}">
  <we:reference id="wa104381714" version="1.0.0.0" store="en-GB" storeType="OMEX"/>
  <we:alternateReferences>
    <we:reference id="wa104381714" version="1.0.0.0" store="WA104381714" storeType="OMEX"/>
  </we:alternateReferences>
  <we:properties>
    <we:property name="DOC_UUID" value="&quot;1906f358-0ea6-0542-a8a1-c8898862f4a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Nad17</b:Tag>
    <b:SourceType>InternetSite</b:SourceType>
    <b:Guid>{4FE2DA13-C2EE-D243-9880-6C4E6DA2BAB5}</b:Guid>
    <b:Title> Security Analysis of Mobile Payments: Direct Carrier Billing</b:Title>
    <b:Year>2017</b:Year>
    <b:URL>https://aaltodoc.aalto.fi/bitstream/handle/123456789/27969/master_Vazquez_Torralba_Nadin_2017.pdf?sequence=2&amp;isAllowed=y</b:URL>
    <b:Month>July</b:Month>
    <b:Author>
      <b:Author>
        <b:NameList>
          <b:Person>
            <b:Last>Torralba</b:Last>
            <b:First>Nadin</b:First>
            <b:Middle>Vazquez</b:Middle>
          </b:Person>
        </b:NameList>
      </b:Author>
    </b:Author>
    <b:RefOrder>1</b:RefOrder>
  </b:Source>
  <b:Source>
    <b:Tag>Car161</b:Tag>
    <b:SourceType>InternetSite</b:SourceType>
    <b:Guid>{AC14044E-1EF9-E547-A675-45A9551F84B5}</b:Guid>
    <b:Author>
      <b:Author>
        <b:NameList>
          <b:Person>
            <b:Last>Fortumo</b:Last>
            <b:First>Carrier</b:First>
            <b:Middle>billing in the Nordics: 2016 market report by</b:Middle>
          </b:Person>
        </b:NameList>
      </b:Author>
    </b:Author>
    <b:Title>Furtomo</b:Title>
    <b:URL>https://fortumo.com/blog/carrier-billing-in-nordics-2016-market-report-by-fortumo/2016-11-11-carrier-billing-in-nordics-2016-market-report-by-fortumo.pdf</b:URL>
    <b:Year>2016</b:Year>
    <b:RefOrder>4</b:RefOrder>
  </b:Source>
  <b:Source>
    <b:Tag>Car</b:Tag>
    <b:SourceType>InternetSite</b:SourceType>
    <b:Guid>{25500EDA-0D03-7649-BC2B-2BC1979BCDC9}</b:Guid>
    <b:Title> Carrier Billing Unlocking the Opportunity through Outsourcing</b:Title>
    <b:InternetSiteTitle>www.netsize.com</b:InternetSiteTitle>
    <b:URL>http://www.netsize.com/wp-content/uploads/2016/01/Netsize_whitepaper2016_carrierbilling.pdf</b:URL>
    <b:RefOrder>2</b:RefOrder>
  </b:Source>
  <b:Source>
    <b:Tag>Dir14</b:Tag>
    <b:SourceType>InternetSite</b:SourceType>
    <b:Guid>{C437CB07-3295-6C4D-BC33-E21BAF48060A}</b:Guid>
    <b:Title>Direct Carrier Billing as a Service</b:Title>
    <b:InternetSiteTitle>Oracle</b:InternetSiteTitle>
    <b:URL>http://www.oracle.com/us/industries/communications/carrier-billing-as-a-service-br-1926301.pdf</b:URL>
    <b:Year>2014</b:Year>
    <b:RefOrder>3</b:RefOrder>
  </b:Source>
  <b:Source>
    <b:Tag>Fur18</b:Tag>
    <b:SourceType>InternetSite</b:SourceType>
    <b:Guid>{F13A1EC6-9A4E-C34E-9D06-B9AB6F8AADE8}</b:Guid>
    <b:Author>
      <b:Author>
        <b:NameList>
          <b:Person>
            <b:Last>Furtomo</b:Last>
          </b:Person>
        </b:NameList>
      </b:Author>
    </b:Author>
    <b:Title>What is direvt carrier billing?</b:Title>
    <b:URL>https://fortumo.com/direct-carrier-billing/</b:URL>
    <b:Year>2018</b:Year>
    <b:RefOrder>6</b:RefOrder>
  </b:Source>
  <b:Source>
    <b:Tag>Cyb14</b:Tag>
    <b:SourceType>InternetSite</b:SourceType>
    <b:Guid>{63F0DFF3-CE5C-7640-8511-9956A4F0ED6A}</b:Guid>
    <b:InternetSiteTitle>Cyber risk and liability</b:InternetSiteTitle>
    <b:URL>https://cdn2.hubspot.net/hub/146188/file-749872211-pdf/docs/cyber_liability_-_understanding_mobile_payment_risks.pdf</b:URL>
    <b:Year>2014</b:Year>
    <b:RefOrder>5</b:RefOrder>
  </b:Source>
</b:Sources>
</file>

<file path=customXml/itemProps1.xml><?xml version="1.0" encoding="utf-8"?>
<ds:datastoreItem xmlns:ds="http://schemas.openxmlformats.org/officeDocument/2006/customXml" ds:itemID="{34AF8E73-4C1A-BF49-A1FF-34BBBD07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59</Pages>
  <Words>9998</Words>
  <Characters>56994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guna3006</dc:creator>
  <cp:keywords/>
  <dc:description/>
  <cp:lastModifiedBy>Gunasegarran</cp:lastModifiedBy>
  <cp:revision>42</cp:revision>
  <cp:lastPrinted>2019-05-28T12:29:00Z</cp:lastPrinted>
  <dcterms:created xsi:type="dcterms:W3CDTF">2019-07-28T15:28:00Z</dcterms:created>
  <dcterms:modified xsi:type="dcterms:W3CDTF">2019-07-29T08:10:00Z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vious_scan_id">
    <vt:lpwstr>259b3402-1c0a-41e9-bc7c-c1171fa62558</vt:lpwstr>
  </property>
</Properties>
</file>